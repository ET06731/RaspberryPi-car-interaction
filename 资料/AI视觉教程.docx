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6"/>
        <w:keepNext/>
        <w:keepLines/>
        <w:numPr>
          <w:ilvl w:val="0"/>
          <w:numId w:val="1"/>
        </w:numPr>
        <w:ind w:firstLineChars="0"/>
        <w:outlineLvl w:val="1"/>
        <w:rPr>
          <w:rFonts w:hint="eastAsia" w:cs="Arial Unicode MS"/>
          <w:b/>
          <w:vanish/>
          <w:color w:val="434343"/>
          <w:kern w:val="0"/>
          <w:sz w:val="40"/>
          <w:szCs w:val="24"/>
          <w:lang w:val="zh-CN"/>
        </w:rPr>
      </w:pPr>
      <w:bookmarkStart w:id="0" w:name="_Toc35866773"/>
    </w:p>
    <w:p>
      <w:pPr>
        <w:pStyle w:val="36"/>
        <w:keepNext/>
        <w:keepLines/>
        <w:numPr>
          <w:ilvl w:val="0"/>
          <w:numId w:val="1"/>
        </w:numPr>
        <w:ind w:firstLineChars="0"/>
        <w:outlineLvl w:val="1"/>
        <w:rPr>
          <w:rFonts w:hint="eastAsia" w:cs="Arial Unicode MS"/>
          <w:b/>
          <w:vanish/>
          <w:color w:val="434343"/>
          <w:kern w:val="0"/>
          <w:sz w:val="40"/>
          <w:szCs w:val="24"/>
          <w:lang w:val="zh-CN"/>
        </w:rPr>
      </w:pPr>
    </w:p>
    <w:p>
      <w:pPr>
        <w:pStyle w:val="3"/>
        <w:numPr>
          <w:ilvl w:val="1"/>
          <w:numId w:val="1"/>
        </w:numPr>
        <w:spacing w:before="320" w:after="80" w:line="276" w:lineRule="auto"/>
        <w:rPr>
          <w:rFonts w:cs="Arial Unicode MS" w:asciiTheme="minorHAnsi" w:hAnsiTheme="minorHAnsi" w:eastAsiaTheme="minorEastAsia"/>
          <w:bCs w:val="0"/>
          <w:color w:val="434343"/>
          <w:kern w:val="0"/>
          <w:sz w:val="40"/>
          <w:szCs w:val="24"/>
          <w:lang w:val="zh-CN"/>
        </w:rPr>
      </w:pPr>
      <w:r>
        <w:rPr>
          <w:rFonts w:hint="eastAsia" w:cs="Arial Unicode MS" w:asciiTheme="minorHAnsi" w:hAnsiTheme="minorHAnsi" w:eastAsiaTheme="minorEastAsia"/>
          <w:bCs w:val="0"/>
          <w:color w:val="434343"/>
          <w:kern w:val="0"/>
          <w:sz w:val="40"/>
          <w:szCs w:val="24"/>
          <w:lang w:val="zh-CN"/>
        </w:rPr>
        <w:t>AI视觉课程</w:t>
      </w:r>
      <w:bookmarkEnd w:id="0"/>
    </w:p>
    <w:p>
      <w:pPr>
        <w:pStyle w:val="4"/>
        <w:keepNext/>
        <w:keepLines/>
        <w:numPr>
          <w:ilvl w:val="2"/>
          <w:numId w:val="1"/>
        </w:numPr>
        <w:spacing w:before="0" w:beforeAutospacing="0" w:after="80" w:afterAutospacing="0"/>
        <w:rPr>
          <w:rFonts w:cs="Arial Unicode MS" w:asciiTheme="minorHAnsi" w:hAnsiTheme="minorHAnsi" w:eastAsiaTheme="minorEastAsia"/>
          <w:bCs w:val="0"/>
          <w:color w:val="434343"/>
          <w:sz w:val="36"/>
          <w:szCs w:val="24"/>
          <w:lang w:val="zh-CN"/>
        </w:rPr>
      </w:pPr>
      <w:bookmarkStart w:id="1" w:name="_Toc34129770"/>
      <w:bookmarkEnd w:id="1"/>
      <w:bookmarkStart w:id="2" w:name="_Toc34130013"/>
      <w:bookmarkEnd w:id="2"/>
      <w:bookmarkStart w:id="3" w:name="_Toc34141636"/>
      <w:bookmarkEnd w:id="3"/>
      <w:bookmarkStart w:id="4" w:name="_Toc35866774"/>
      <w:r>
        <w:rPr>
          <w:rFonts w:hint="eastAsia" w:cs="Arial Unicode MS" w:asciiTheme="minorHAnsi" w:hAnsiTheme="minorHAnsi" w:eastAsiaTheme="minorEastAsia"/>
          <w:bCs w:val="0"/>
          <w:color w:val="434343"/>
          <w:sz w:val="36"/>
          <w:szCs w:val="24"/>
          <w:lang w:val="zh-CN"/>
        </w:rPr>
        <w:t>摄像头驱动教程</w:t>
      </w:r>
      <w:bookmarkEnd w:id="4"/>
    </w:p>
    <w:p>
      <w:pPr>
        <w:rPr>
          <w:lang w:val="zh-CN"/>
        </w:rPr>
      </w:pPr>
      <w:r>
        <w:rPr>
          <w:rFonts w:hint="eastAsia"/>
          <w:lang w:val="zh-CN"/>
        </w:rPr>
        <w:t>OpenCV使用到的常见API函数：</w:t>
      </w:r>
    </w:p>
    <w:p>
      <w:pPr>
        <w:rPr>
          <w:rFonts w:asciiTheme="minorEastAsia" w:hAnsiTheme="minorEastAsia"/>
          <w:b/>
          <w:lang w:val="zh-CN"/>
        </w:rPr>
      </w:pPr>
      <w:r>
        <w:rPr>
          <w:rFonts w:hint="eastAsia" w:asciiTheme="minorEastAsia" w:hAnsiTheme="minorEastAsia"/>
          <w:b/>
          <w:lang w:val="zh-CN"/>
        </w:rPr>
        <w:t>1、cv2.VideoCapture()函数：</w:t>
      </w:r>
    </w:p>
    <w:p>
      <w:pPr>
        <w:rPr>
          <w:rFonts w:asciiTheme="minorEastAsia" w:hAnsiTheme="minorEastAsia"/>
          <w:lang w:val="zh-CN"/>
        </w:rPr>
      </w:pPr>
      <w:r>
        <w:rPr>
          <w:rFonts w:asciiTheme="minorEastAsia" w:hAnsiTheme="minorEastAsia"/>
          <w:lang w:val="zh-CN"/>
        </w:rPr>
        <w:t>cap = cv2.VideoCapture(0)</w:t>
      </w:r>
    </w:p>
    <w:p>
      <w:pPr>
        <w:rPr>
          <w:rFonts w:asciiTheme="minorEastAsia" w:hAnsiTheme="minorEastAsia"/>
          <w:lang w:val="zh-CN"/>
        </w:rPr>
      </w:pPr>
      <w:r>
        <w:rPr>
          <w:rFonts w:hint="eastAsia" w:asciiTheme="minorEastAsia" w:hAnsiTheme="minorEastAsia"/>
          <w:lang w:val="zh-CN"/>
        </w:rPr>
        <w:t>VideoCapture()中参数是0，表示树莓派video0。</w:t>
      </w:r>
    </w:p>
    <w:p>
      <w:pPr>
        <w:rPr>
          <w:rFonts w:asciiTheme="minorEastAsia" w:hAnsiTheme="minorEastAsia"/>
          <w:lang w:val="zh-CN"/>
        </w:rPr>
      </w:pPr>
      <w:r>
        <w:rPr>
          <w:rFonts w:hint="eastAsia" w:asciiTheme="minorEastAsia" w:hAnsiTheme="minorEastAsia"/>
          <w:lang w:val="zh-CN"/>
        </w:rPr>
        <w:t>（注意：可以通过命令ls /dev/ 查看当前摄像头）</w:t>
      </w:r>
    </w:p>
    <w:p>
      <w:pPr>
        <w:jc w:val="center"/>
        <w:rPr>
          <w:rFonts w:asciiTheme="minorEastAsia" w:hAnsiTheme="minorEastAsia"/>
          <w:lang w:val="zh-CN"/>
        </w:rPr>
      </w:pPr>
      <w:r>
        <w:rPr>
          <w:rFonts w:asciiTheme="minorEastAsia" w:hAnsiTheme="minorEastAsia"/>
        </w:rPr>
        <w:drawing>
          <wp:inline distT="0" distB="0" distL="0" distR="0">
            <wp:extent cx="5274310" cy="5727700"/>
            <wp:effectExtent l="19050" t="0" r="2540" b="0"/>
            <wp:docPr id="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
                    <pic:cNvPicPr>
                      <a:picLocks noChangeAspect="1" noChangeArrowheads="1"/>
                    </pic:cNvPicPr>
                  </pic:nvPicPr>
                  <pic:blipFill>
                    <a:blip r:embed="rId4"/>
                    <a:srcRect/>
                    <a:stretch>
                      <a:fillRect/>
                    </a:stretch>
                  </pic:blipFill>
                  <pic:spPr>
                    <a:xfrm>
                      <a:off x="0" y="0"/>
                      <a:ext cx="5274310" cy="5728266"/>
                    </a:xfrm>
                    <a:prstGeom prst="rect">
                      <a:avLst/>
                    </a:prstGeom>
                    <a:noFill/>
                    <a:ln w="9525">
                      <a:noFill/>
                      <a:miter lim="800000"/>
                      <a:headEnd/>
                      <a:tailEnd/>
                    </a:ln>
                  </pic:spPr>
                </pic:pic>
              </a:graphicData>
            </a:graphic>
          </wp:inline>
        </w:drawing>
      </w:r>
    </w:p>
    <w:p>
      <w:pPr>
        <w:rPr>
          <w:rFonts w:asciiTheme="minorEastAsia" w:hAnsiTheme="minorEastAsia"/>
          <w:lang w:val="zh-CN"/>
        </w:rPr>
      </w:pPr>
    </w:p>
    <w:p>
      <w:pPr>
        <w:rPr>
          <w:rFonts w:asciiTheme="minorEastAsia" w:hAnsiTheme="minorEastAsia"/>
        </w:rPr>
      </w:pPr>
      <w:r>
        <w:rPr>
          <w:rFonts w:asciiTheme="minorEastAsia" w:hAnsiTheme="minorEastAsia"/>
        </w:rPr>
        <w:t>cap = cv2.VideoCapture("…/1.avi")</w:t>
      </w:r>
    </w:p>
    <w:p>
      <w:pPr>
        <w:rPr>
          <w:rFonts w:asciiTheme="minorEastAsia" w:hAnsiTheme="minorEastAsia"/>
        </w:rPr>
      </w:pPr>
      <w:r>
        <w:rPr>
          <w:rFonts w:hint="eastAsia" w:asciiTheme="minorEastAsia" w:hAnsiTheme="minorEastAsia"/>
        </w:rPr>
        <w:t>VideoCapture("…/1.avi")，</w:t>
      </w:r>
      <w:r>
        <w:rPr>
          <w:rFonts w:hint="eastAsia" w:asciiTheme="minorEastAsia" w:hAnsiTheme="minorEastAsia"/>
          <w:lang w:val="zh-CN"/>
        </w:rPr>
        <w:t>表示参数是视频文件路径则打开视频。</w:t>
      </w:r>
    </w:p>
    <w:p>
      <w:pPr>
        <w:rPr>
          <w:rFonts w:asciiTheme="minorEastAsia" w:hAnsiTheme="minorEastAsia"/>
          <w:b/>
        </w:rPr>
      </w:pPr>
      <w:r>
        <w:rPr>
          <w:rFonts w:hint="eastAsia" w:asciiTheme="minorEastAsia" w:hAnsiTheme="minorEastAsia"/>
          <w:b/>
        </w:rPr>
        <w:t>2、cap.set()函数</w:t>
      </w:r>
    </w:p>
    <w:p>
      <w:pPr>
        <w:rPr>
          <w:rFonts w:asciiTheme="minorEastAsia" w:hAnsiTheme="minorEastAsia"/>
        </w:rPr>
      </w:pPr>
      <w:r>
        <w:rPr>
          <w:rFonts w:hint="eastAsia" w:asciiTheme="minorEastAsia" w:hAnsiTheme="minorEastAsia"/>
        </w:rPr>
        <w:t>设置摄像头参数 不要随意修改，常见配置方法：</w:t>
      </w:r>
    </w:p>
    <w:p>
      <w:pPr>
        <w:rPr>
          <w:rFonts w:asciiTheme="minorEastAsia" w:hAnsiTheme="minorEastAsia"/>
        </w:rPr>
      </w:pPr>
      <w:r>
        <w:rPr>
          <w:rFonts w:hint="eastAsia" w:asciiTheme="minorEastAsia" w:hAnsiTheme="minorEastAsia"/>
        </w:rPr>
        <w:t xml:space="preserve">capture.set(CV_CAP_PROP_FRAME_WIDTH, 1920);  #宽度 </w:t>
      </w:r>
    </w:p>
    <w:p>
      <w:pPr>
        <w:rPr>
          <w:rFonts w:asciiTheme="minorEastAsia" w:hAnsiTheme="minorEastAsia"/>
        </w:rPr>
      </w:pPr>
      <w:r>
        <w:rPr>
          <w:rFonts w:hint="eastAsia" w:asciiTheme="minorEastAsia" w:hAnsiTheme="minorEastAsia"/>
        </w:rPr>
        <w:t>capture.set(CV_CAP_PROP_FRAME_HEIGHT, 1080); #高度</w:t>
      </w:r>
    </w:p>
    <w:p>
      <w:pPr>
        <w:rPr>
          <w:rFonts w:asciiTheme="minorEastAsia" w:hAnsiTheme="minorEastAsia"/>
        </w:rPr>
      </w:pPr>
      <w:r>
        <w:rPr>
          <w:rFonts w:hint="eastAsia" w:asciiTheme="minorEastAsia" w:hAnsiTheme="minorEastAsia"/>
        </w:rPr>
        <w:t>capture.set(CV_CAP_PROP_FPS, 30);            #帧数</w:t>
      </w:r>
    </w:p>
    <w:p>
      <w:pPr>
        <w:rPr>
          <w:rFonts w:asciiTheme="minorEastAsia" w:hAnsiTheme="minorEastAsia"/>
        </w:rPr>
      </w:pPr>
      <w:r>
        <w:rPr>
          <w:rFonts w:hint="eastAsia" w:asciiTheme="minorEastAsia" w:hAnsiTheme="minorEastAsia"/>
        </w:rPr>
        <w:t>capture.set(CV_CAP_PROP_BRIGHTNESS, 1);      #亮度 1</w:t>
      </w:r>
    </w:p>
    <w:p>
      <w:pPr>
        <w:rPr>
          <w:rFonts w:asciiTheme="minorEastAsia" w:hAnsiTheme="minorEastAsia"/>
        </w:rPr>
      </w:pPr>
      <w:r>
        <w:rPr>
          <w:rFonts w:hint="eastAsia" w:asciiTheme="minorEastAsia" w:hAnsiTheme="minorEastAsia"/>
        </w:rPr>
        <w:t>capture.set(CV_CAP_PROP_CONTRAST,40);        #对比度 40</w:t>
      </w:r>
    </w:p>
    <w:p>
      <w:pPr>
        <w:rPr>
          <w:rFonts w:asciiTheme="minorEastAsia" w:hAnsiTheme="minorEastAsia"/>
        </w:rPr>
      </w:pPr>
      <w:r>
        <w:rPr>
          <w:rFonts w:hint="eastAsia" w:asciiTheme="minorEastAsia" w:hAnsiTheme="minorEastAsia"/>
        </w:rPr>
        <w:t>capture.set(CV_CAP_PROP_SATURATION, 50);     #饱和度 50</w:t>
      </w:r>
    </w:p>
    <w:p>
      <w:pPr>
        <w:rPr>
          <w:rFonts w:asciiTheme="minorEastAsia" w:hAnsiTheme="minorEastAsia"/>
        </w:rPr>
      </w:pPr>
      <w:r>
        <w:rPr>
          <w:rFonts w:hint="eastAsia" w:asciiTheme="minorEastAsia" w:hAnsiTheme="minorEastAsia"/>
        </w:rPr>
        <w:t>capture.set(CV_CAP_PROP_HUE, 50);            #色调 50</w:t>
      </w:r>
    </w:p>
    <w:p>
      <w:pPr>
        <w:rPr>
          <w:rFonts w:asciiTheme="minorEastAsia" w:hAnsiTheme="minorEastAsia"/>
        </w:rPr>
      </w:pPr>
      <w:r>
        <w:rPr>
          <w:rFonts w:hint="eastAsia" w:asciiTheme="minorEastAsia" w:hAnsiTheme="minorEastAsia"/>
        </w:rPr>
        <w:t>capture.set(CV_CAP_PROP_EXPOSURE, 50);       #曝光 50</w:t>
      </w:r>
    </w:p>
    <w:p>
      <w:pPr>
        <w:rPr>
          <w:rFonts w:asciiTheme="minorEastAsia" w:hAnsiTheme="minorEastAsia"/>
        </w:rPr>
      </w:pPr>
    </w:p>
    <w:p>
      <w:pPr>
        <w:rPr>
          <w:rFonts w:asciiTheme="minorEastAsia" w:hAnsiTheme="minorEastAsia"/>
        </w:rPr>
      </w:pPr>
    </w:p>
    <w:p>
      <w:pPr>
        <w:rPr>
          <w:rFonts w:asciiTheme="minorEastAsia" w:hAnsiTheme="minorEastAsia"/>
        </w:rPr>
      </w:pPr>
      <w:r>
        <w:rPr>
          <w:rFonts w:hint="eastAsia" w:asciiTheme="minorEastAsia" w:hAnsiTheme="minorEastAsia"/>
        </w:rPr>
        <w:t>CV_CAP_PROP_POS_MSEC - 影片目前位置，为毫秒数或者视频获取时间戳</w:t>
      </w:r>
    </w:p>
    <w:p>
      <w:pPr>
        <w:rPr>
          <w:rFonts w:asciiTheme="minorEastAsia" w:hAnsiTheme="minorEastAsia"/>
        </w:rPr>
      </w:pPr>
      <w:r>
        <w:rPr>
          <w:rFonts w:hint="eastAsia" w:asciiTheme="minorEastAsia" w:hAnsiTheme="minorEastAsia"/>
        </w:rPr>
        <w:t>CV_CAP_PROP_POS_FRAMES - 将被下一步解压/获取的帧索引，以0为起点</w:t>
      </w:r>
    </w:p>
    <w:p>
      <w:pPr>
        <w:rPr>
          <w:rFonts w:asciiTheme="minorEastAsia" w:hAnsiTheme="minorEastAsia"/>
        </w:rPr>
      </w:pPr>
      <w:r>
        <w:rPr>
          <w:rFonts w:hint="eastAsia" w:asciiTheme="minorEastAsia" w:hAnsiTheme="minorEastAsia"/>
        </w:rPr>
        <w:t>CV_CAP_PROP_POS_AVI_RATIO - 视频文件的相对位置（0 - 影片的开始，1 - 影片的结尾)</w:t>
      </w:r>
    </w:p>
    <w:p>
      <w:pPr>
        <w:rPr>
          <w:rFonts w:asciiTheme="minorEastAsia" w:hAnsiTheme="minorEastAsia"/>
        </w:rPr>
      </w:pPr>
      <w:r>
        <w:rPr>
          <w:rFonts w:hint="eastAsia" w:asciiTheme="minorEastAsia" w:hAnsiTheme="minorEastAsia"/>
        </w:rPr>
        <w:t>CV_CAP_PROP_FRAME_WIDTH - 视频流中的帧宽度</w:t>
      </w:r>
    </w:p>
    <w:p>
      <w:pPr>
        <w:rPr>
          <w:rFonts w:asciiTheme="minorEastAsia" w:hAnsiTheme="minorEastAsia"/>
        </w:rPr>
      </w:pPr>
      <w:r>
        <w:rPr>
          <w:rFonts w:hint="eastAsia" w:asciiTheme="minorEastAsia" w:hAnsiTheme="minorEastAsia"/>
        </w:rPr>
        <w:t>CV_CAP_PROP_FRAME_HEIGHT - 视频流中的帧高度</w:t>
      </w:r>
    </w:p>
    <w:p>
      <w:pPr>
        <w:rPr>
          <w:rFonts w:asciiTheme="minorEastAsia" w:hAnsiTheme="minorEastAsia"/>
        </w:rPr>
      </w:pPr>
      <w:r>
        <w:rPr>
          <w:rFonts w:hint="eastAsia" w:asciiTheme="minorEastAsia" w:hAnsiTheme="minorEastAsia"/>
        </w:rPr>
        <w:t>CV_CAP_PROP_FPS - 帧率</w:t>
      </w:r>
    </w:p>
    <w:p>
      <w:pPr>
        <w:rPr>
          <w:rFonts w:asciiTheme="minorEastAsia" w:hAnsiTheme="minorEastAsia"/>
        </w:rPr>
      </w:pPr>
      <w:r>
        <w:rPr>
          <w:rFonts w:hint="eastAsia" w:asciiTheme="minorEastAsia" w:hAnsiTheme="minorEastAsia"/>
        </w:rPr>
        <w:t>CV_CAP_PROP_FOURCC - 表示codec的四个字符</w:t>
      </w:r>
    </w:p>
    <w:p>
      <w:pPr>
        <w:rPr>
          <w:rFonts w:asciiTheme="minorEastAsia" w:hAnsiTheme="minorEastAsia"/>
        </w:rPr>
      </w:pPr>
      <w:r>
        <w:rPr>
          <w:rFonts w:hint="eastAsia" w:asciiTheme="minorEastAsia" w:hAnsiTheme="minorEastAsia"/>
        </w:rPr>
        <w:t>CV_CAP_PROP_FRAME_COUNT - 视频文件中帧的总数</w:t>
      </w:r>
    </w:p>
    <w:p>
      <w:pPr>
        <w:rPr>
          <w:rFonts w:asciiTheme="minorEastAsia" w:hAnsiTheme="minorEastAsia"/>
        </w:rPr>
      </w:pPr>
      <w:r>
        <w:rPr>
          <w:rFonts w:hint="eastAsia" w:asciiTheme="minorEastAsia" w:hAnsiTheme="minorEastAsia"/>
        </w:rPr>
        <w:t>函数cvGetCaptureProperty获得摄像头或者视频文件的指定属性。</w:t>
      </w:r>
    </w:p>
    <w:p>
      <w:pPr>
        <w:rPr>
          <w:rFonts w:hint="eastAsia" w:ascii="宋体" w:hAnsi="宋体"/>
          <w:b/>
          <w:color w:val="494949"/>
          <w:sz w:val="28"/>
          <w:szCs w:val="18"/>
          <w:shd w:val="clear" w:color="auto" w:fill="FFFFFF"/>
        </w:rPr>
      </w:pPr>
      <w:r>
        <w:rPr>
          <w:rFonts w:hint="eastAsia" w:ascii="宋体" w:hAnsi="宋体"/>
          <w:b/>
          <w:color w:val="494949"/>
          <w:sz w:val="28"/>
          <w:szCs w:val="18"/>
          <w:shd w:val="clear" w:color="auto" w:fill="FFFFFF"/>
        </w:rPr>
        <w:t>以下为详细参数：</w:t>
      </w:r>
    </w:p>
    <w:p>
      <w:pPr>
        <w:rPr>
          <w:rFonts w:hint="eastAsia" w:ascii="宋体" w:hAnsi="宋体"/>
          <w:color w:val="494949"/>
          <w:sz w:val="18"/>
          <w:szCs w:val="18"/>
        </w:rPr>
      </w:pPr>
      <w:r>
        <w:rPr>
          <w:rFonts w:ascii="宋体" w:hAnsi="宋体"/>
          <w:color w:val="494949"/>
          <w:sz w:val="18"/>
          <w:szCs w:val="18"/>
          <w:shd w:val="clear" w:color="auto" w:fill="FFFFFF"/>
        </w:rPr>
        <w:t>#define CV_CAP_PROP_POS_MSEC       0     //以毫秒计算的当前的位置</w:t>
      </w:r>
    </w:p>
    <w:p>
      <w:pPr>
        <w:rPr>
          <w:rFonts w:hint="eastAsia" w:ascii="宋体" w:hAnsi="宋体"/>
          <w:color w:val="494949"/>
          <w:sz w:val="18"/>
          <w:szCs w:val="18"/>
        </w:rPr>
      </w:pPr>
      <w:r>
        <w:rPr>
          <w:rFonts w:ascii="宋体" w:hAnsi="宋体"/>
          <w:color w:val="494949"/>
          <w:sz w:val="18"/>
          <w:szCs w:val="18"/>
          <w:shd w:val="clear" w:color="auto" w:fill="FFFFFF"/>
        </w:rPr>
        <w:t>#define CV_CAP_PROP_POS_FRAMES     1  //以帧计算当前的位置</w:t>
      </w:r>
    </w:p>
    <w:p>
      <w:pPr>
        <w:rPr>
          <w:rFonts w:hint="eastAsia" w:ascii="宋体" w:hAnsi="宋体"/>
          <w:color w:val="494949"/>
          <w:sz w:val="18"/>
          <w:szCs w:val="18"/>
        </w:rPr>
      </w:pPr>
      <w:r>
        <w:rPr>
          <w:rFonts w:ascii="宋体" w:hAnsi="宋体"/>
          <w:color w:val="494949"/>
          <w:sz w:val="18"/>
          <w:szCs w:val="18"/>
          <w:shd w:val="clear" w:color="auto" w:fill="FFFFFF"/>
        </w:rPr>
        <w:t>#define CV_CAP_PROP_POS_AVI_RATIO  2  //视频的相对位置，从0 到 1 前面这三个参数应该是跟视频播放，读取相关的动态信息</w:t>
      </w:r>
    </w:p>
    <w:p>
      <w:pPr>
        <w:rPr>
          <w:rFonts w:hint="eastAsia" w:ascii="宋体" w:hAnsi="宋体"/>
          <w:color w:val="494949"/>
          <w:sz w:val="18"/>
          <w:szCs w:val="18"/>
        </w:rPr>
      </w:pPr>
      <w:r>
        <w:rPr>
          <w:rFonts w:ascii="宋体" w:hAnsi="宋体"/>
          <w:color w:val="494949"/>
          <w:sz w:val="18"/>
          <w:szCs w:val="18"/>
          <w:shd w:val="clear" w:color="auto" w:fill="FFFFFF"/>
        </w:rPr>
        <w:t>#define CV_CAP_PROP_FRAME_WIDTH    3    //帧宽</w:t>
      </w:r>
    </w:p>
    <w:p>
      <w:pPr>
        <w:rPr>
          <w:rFonts w:hint="eastAsia" w:ascii="宋体" w:hAnsi="宋体"/>
          <w:color w:val="494949"/>
          <w:sz w:val="18"/>
          <w:szCs w:val="18"/>
        </w:rPr>
      </w:pPr>
      <w:r>
        <w:rPr>
          <w:rFonts w:ascii="宋体" w:hAnsi="宋体"/>
          <w:color w:val="494949"/>
          <w:sz w:val="18"/>
          <w:szCs w:val="18"/>
          <w:shd w:val="clear" w:color="auto" w:fill="FFFFFF"/>
        </w:rPr>
        <w:t>#define CV_CAP_PROP_FRAME_HEIGHT   4   //帧高度</w:t>
      </w:r>
    </w:p>
    <w:p>
      <w:pPr>
        <w:rPr>
          <w:rFonts w:hint="eastAsia" w:ascii="宋体" w:hAnsi="宋体"/>
          <w:color w:val="494949"/>
          <w:sz w:val="18"/>
          <w:szCs w:val="18"/>
        </w:rPr>
      </w:pPr>
      <w:r>
        <w:rPr>
          <w:rFonts w:ascii="宋体" w:hAnsi="宋体"/>
          <w:color w:val="494949"/>
          <w:sz w:val="18"/>
          <w:szCs w:val="18"/>
          <w:shd w:val="clear" w:color="auto" w:fill="FFFFFF"/>
        </w:rPr>
        <w:t>#define CV_CAP_PROP_FPS            5    //帧率</w:t>
      </w:r>
    </w:p>
    <w:p>
      <w:pPr>
        <w:rPr>
          <w:rFonts w:hint="eastAsia" w:ascii="宋体" w:hAnsi="宋体"/>
          <w:color w:val="494949"/>
          <w:sz w:val="18"/>
          <w:szCs w:val="18"/>
        </w:rPr>
      </w:pPr>
      <w:r>
        <w:rPr>
          <w:rFonts w:ascii="宋体" w:hAnsi="宋体"/>
          <w:color w:val="494949"/>
          <w:sz w:val="18"/>
          <w:szCs w:val="18"/>
          <w:shd w:val="clear" w:color="auto" w:fill="FFFFFF"/>
        </w:rPr>
        <w:t>#define CV_CAP_PROP_FOURCC         6   //4 字符编码方式</w:t>
      </w:r>
    </w:p>
    <w:p>
      <w:pPr>
        <w:rPr>
          <w:rFonts w:hint="eastAsia" w:ascii="宋体" w:hAnsi="宋体"/>
          <w:color w:val="494949"/>
          <w:sz w:val="18"/>
          <w:szCs w:val="18"/>
        </w:rPr>
      </w:pPr>
      <w:r>
        <w:rPr>
          <w:rFonts w:ascii="宋体" w:hAnsi="宋体"/>
          <w:color w:val="494949"/>
          <w:sz w:val="18"/>
          <w:szCs w:val="18"/>
          <w:shd w:val="clear" w:color="auto" w:fill="FFFFFF"/>
        </w:rPr>
        <w:t>#define CV_CAP_PROP_FRAME_COUNT    7 //视频帧数</w:t>
      </w:r>
    </w:p>
    <w:p>
      <w:pPr>
        <w:rPr>
          <w:rFonts w:hint="eastAsia" w:ascii="宋体" w:hAnsi="宋体"/>
          <w:color w:val="494949"/>
          <w:sz w:val="18"/>
          <w:szCs w:val="18"/>
        </w:rPr>
      </w:pPr>
      <w:r>
        <w:rPr>
          <w:rFonts w:ascii="宋体" w:hAnsi="宋体"/>
          <w:color w:val="494949"/>
          <w:sz w:val="18"/>
          <w:szCs w:val="18"/>
          <w:shd w:val="clear" w:color="auto" w:fill="FFFFFF"/>
        </w:rPr>
        <w:t>#define CV_CAP_PROP_FORMAT         8   //视频格式</w:t>
      </w:r>
    </w:p>
    <w:p>
      <w:pPr>
        <w:rPr>
          <w:rFonts w:hint="eastAsia" w:ascii="宋体" w:hAnsi="宋体"/>
          <w:color w:val="494949"/>
          <w:sz w:val="18"/>
          <w:szCs w:val="18"/>
        </w:rPr>
      </w:pPr>
      <w:r>
        <w:rPr>
          <w:rFonts w:ascii="宋体" w:hAnsi="宋体"/>
          <w:color w:val="494949"/>
          <w:sz w:val="18"/>
          <w:szCs w:val="18"/>
          <w:shd w:val="clear" w:color="auto" w:fill="FFFFFF"/>
        </w:rPr>
        <w:t>#define CV_CAP_PROP_MODE           9  </w:t>
      </w:r>
      <w:r>
        <w:rPr>
          <w:rFonts w:hint="eastAsia" w:ascii="宋体" w:hAnsi="宋体"/>
          <w:color w:val="494949"/>
          <w:sz w:val="18"/>
          <w:szCs w:val="18"/>
          <w:shd w:val="clear" w:color="auto" w:fill="FFFFFF"/>
        </w:rPr>
        <w:t xml:space="preserve">  </w:t>
      </w:r>
      <w:r>
        <w:rPr>
          <w:rFonts w:ascii="宋体" w:hAnsi="宋体"/>
          <w:color w:val="494949"/>
          <w:sz w:val="18"/>
          <w:szCs w:val="18"/>
          <w:shd w:val="clear" w:color="auto" w:fill="FFFFFF"/>
        </w:rPr>
        <w:t>//</w:t>
      </w:r>
      <w:r>
        <w:rPr>
          <w:rFonts w:ascii="Arial" w:hAnsi="Arial" w:cs="Arial"/>
          <w:color w:val="333333"/>
          <w:sz w:val="18"/>
          <w:szCs w:val="18"/>
          <w:shd w:val="clear" w:color="auto" w:fill="F7F8FA"/>
        </w:rPr>
        <w:t>后端特定值，指示当前捕获模式。</w:t>
      </w:r>
    </w:p>
    <w:p>
      <w:pPr>
        <w:rPr>
          <w:rFonts w:hint="eastAsia" w:ascii="宋体" w:hAnsi="宋体"/>
          <w:color w:val="494949"/>
          <w:sz w:val="18"/>
          <w:szCs w:val="18"/>
        </w:rPr>
      </w:pPr>
      <w:r>
        <w:rPr>
          <w:rFonts w:ascii="宋体" w:hAnsi="宋体"/>
          <w:color w:val="494949"/>
          <w:sz w:val="18"/>
          <w:szCs w:val="18"/>
          <w:shd w:val="clear" w:color="auto" w:fill="FFFFFF"/>
        </w:rPr>
        <w:t>#define CV_CAP_PROP_BRIGHTNESS    10   //亮度</w:t>
      </w:r>
    </w:p>
    <w:p>
      <w:pPr>
        <w:rPr>
          <w:rFonts w:hint="eastAsia" w:ascii="宋体" w:hAnsi="宋体"/>
          <w:color w:val="494949"/>
          <w:sz w:val="18"/>
          <w:szCs w:val="18"/>
        </w:rPr>
      </w:pPr>
      <w:r>
        <w:rPr>
          <w:rFonts w:ascii="宋体" w:hAnsi="宋体"/>
          <w:color w:val="494949"/>
          <w:sz w:val="18"/>
          <w:szCs w:val="18"/>
          <w:shd w:val="clear" w:color="auto" w:fill="FFFFFF"/>
        </w:rPr>
        <w:t>#define CV_CAP_PROP_CONTRAST      11  //对比度</w:t>
      </w:r>
    </w:p>
    <w:p>
      <w:pPr>
        <w:rPr>
          <w:rFonts w:hint="eastAsia" w:ascii="宋体" w:hAnsi="宋体"/>
          <w:color w:val="494949"/>
          <w:sz w:val="18"/>
          <w:szCs w:val="18"/>
        </w:rPr>
      </w:pPr>
      <w:r>
        <w:rPr>
          <w:rFonts w:ascii="宋体" w:hAnsi="宋体"/>
          <w:color w:val="494949"/>
          <w:sz w:val="18"/>
          <w:szCs w:val="18"/>
          <w:shd w:val="clear" w:color="auto" w:fill="FFFFFF"/>
        </w:rPr>
        <w:t>#define CV_CAP_PROP_SATURATION    12 //饱和度</w:t>
      </w:r>
    </w:p>
    <w:p>
      <w:pPr>
        <w:rPr>
          <w:rFonts w:hint="eastAsia" w:ascii="宋体" w:hAnsi="宋体"/>
          <w:color w:val="494949"/>
          <w:sz w:val="18"/>
          <w:szCs w:val="18"/>
        </w:rPr>
      </w:pPr>
      <w:r>
        <w:rPr>
          <w:rFonts w:ascii="宋体" w:hAnsi="宋体"/>
          <w:color w:val="494949"/>
          <w:sz w:val="18"/>
          <w:szCs w:val="18"/>
          <w:shd w:val="clear" w:color="auto" w:fill="FFFFFF"/>
        </w:rPr>
        <w:t>#define CV_CAP_PROP_HUE           13  //色调</w:t>
      </w:r>
    </w:p>
    <w:p>
      <w:pPr>
        <w:rPr>
          <w:rFonts w:hint="eastAsia" w:ascii="宋体" w:hAnsi="宋体"/>
          <w:color w:val="494949"/>
          <w:sz w:val="18"/>
          <w:szCs w:val="18"/>
        </w:rPr>
      </w:pPr>
      <w:r>
        <w:rPr>
          <w:rFonts w:ascii="宋体" w:hAnsi="宋体"/>
          <w:color w:val="494949"/>
          <w:sz w:val="18"/>
          <w:szCs w:val="18"/>
          <w:shd w:val="clear" w:color="auto" w:fill="FFFFFF"/>
        </w:rPr>
        <w:t>#define CV_CAP_PROP_GAIN          14 //增益</w:t>
      </w:r>
    </w:p>
    <w:p>
      <w:pPr>
        <w:rPr>
          <w:rFonts w:hint="eastAsia" w:ascii="宋体" w:hAnsi="宋体"/>
          <w:color w:val="494949"/>
          <w:sz w:val="18"/>
          <w:szCs w:val="18"/>
        </w:rPr>
      </w:pPr>
      <w:r>
        <w:rPr>
          <w:rFonts w:ascii="宋体" w:hAnsi="宋体"/>
          <w:color w:val="494949"/>
          <w:sz w:val="18"/>
          <w:szCs w:val="18"/>
          <w:shd w:val="clear" w:color="auto" w:fill="FFFFFF"/>
        </w:rPr>
        <w:t>#define CV_CAP_PROP_EXPOSURE      15 //曝光</w:t>
      </w:r>
    </w:p>
    <w:p>
      <w:pPr>
        <w:rPr>
          <w:rFonts w:hint="eastAsia" w:ascii="宋体" w:hAnsi="宋体"/>
          <w:color w:val="494949"/>
          <w:sz w:val="18"/>
          <w:szCs w:val="18"/>
        </w:rPr>
      </w:pPr>
      <w:r>
        <w:rPr>
          <w:rFonts w:ascii="宋体" w:hAnsi="宋体"/>
          <w:color w:val="494949"/>
          <w:sz w:val="18"/>
          <w:szCs w:val="18"/>
          <w:shd w:val="clear" w:color="auto" w:fill="FFFFFF"/>
        </w:rPr>
        <w:t>#define CV_CAP_PROP_CONVERT_RGB   16 //</w:t>
      </w:r>
      <w:r>
        <w:rPr>
          <w:rFonts w:hint="eastAsia" w:ascii="宋体" w:hAnsi="宋体"/>
          <w:color w:val="494949"/>
          <w:sz w:val="18"/>
          <w:szCs w:val="18"/>
          <w:shd w:val="clear" w:color="auto" w:fill="FFFFFF"/>
        </w:rPr>
        <w:t>布尔型标记图像是否应该被转换为RGB.</w:t>
      </w:r>
    </w:p>
    <w:p>
      <w:pPr>
        <w:rPr>
          <w:rFonts w:hint="eastAsia" w:ascii="宋体" w:hAnsi="宋体"/>
          <w:color w:val="494949"/>
          <w:sz w:val="18"/>
          <w:szCs w:val="18"/>
        </w:rPr>
      </w:pPr>
      <w:r>
        <w:rPr>
          <w:rFonts w:ascii="宋体" w:hAnsi="宋体"/>
          <w:color w:val="494949"/>
          <w:sz w:val="18"/>
          <w:szCs w:val="18"/>
          <w:shd w:val="clear" w:color="auto" w:fill="FFFFFF"/>
        </w:rPr>
        <w:t>#define CV_CAP_PROP_WHITE_BALANCE 17 //白平衡</w:t>
      </w:r>
    </w:p>
    <w:p>
      <w:pPr>
        <w:rPr>
          <w:rFonts w:hint="eastAsia" w:ascii="宋体" w:hAnsi="宋体"/>
          <w:color w:val="494949"/>
          <w:sz w:val="18"/>
          <w:szCs w:val="18"/>
          <w:shd w:val="clear" w:color="auto" w:fill="FFFFFF"/>
        </w:rPr>
      </w:pPr>
      <w:r>
        <w:rPr>
          <w:rFonts w:ascii="宋体" w:hAnsi="宋体"/>
          <w:color w:val="494949"/>
          <w:sz w:val="18"/>
          <w:szCs w:val="18"/>
          <w:shd w:val="clear" w:color="auto" w:fill="FFFFFF"/>
        </w:rPr>
        <w:t>#define CV_CAP_PROP_RECTIFICATION 18 //</w:t>
      </w:r>
      <w:r>
        <w:rPr>
          <w:rStyle w:val="46"/>
          <w:rFonts w:ascii="Arial" w:hAnsi="Arial" w:cs="Arial"/>
          <w:color w:val="333333"/>
          <w:sz w:val="18"/>
          <w:szCs w:val="18"/>
          <w:shd w:val="clear" w:color="auto" w:fill="F7F8FA"/>
        </w:rPr>
        <w:t>立体声摄像机校正标志(注意:仅支持DC1394 v2。x端cur-rently)</w:t>
      </w:r>
    </w:p>
    <w:p>
      <w:pPr>
        <w:rPr>
          <w:rFonts w:asciiTheme="minorEastAsia" w:hAnsiTheme="minorEastAsia"/>
        </w:rPr>
      </w:pPr>
    </w:p>
    <w:p>
      <w:pPr>
        <w:rPr>
          <w:rFonts w:asciiTheme="minorEastAsia" w:hAnsiTheme="minorEastAsia"/>
          <w:b/>
        </w:rPr>
      </w:pPr>
      <w:r>
        <w:rPr>
          <w:rFonts w:hint="eastAsia" w:asciiTheme="minorEastAsia" w:hAnsiTheme="minorEastAsia"/>
          <w:b/>
        </w:rPr>
        <w:t>3</w:t>
      </w:r>
      <w:r>
        <w:rPr>
          <w:rFonts w:hint="eastAsia" w:asciiTheme="minorEastAsia" w:hAnsiTheme="minorEastAsia"/>
          <w:b/>
          <w:lang w:val="zh-CN"/>
        </w:rPr>
        <w:t>、</w:t>
      </w:r>
      <w:r>
        <w:rPr>
          <w:rFonts w:hint="eastAsia" w:asciiTheme="minorEastAsia" w:hAnsiTheme="minorEastAsia"/>
          <w:b/>
        </w:rPr>
        <w:t>cap.isOpened()</w:t>
      </w:r>
      <w:r>
        <w:rPr>
          <w:rFonts w:hint="eastAsia" w:asciiTheme="minorEastAsia" w:hAnsiTheme="minorEastAsia"/>
          <w:b/>
          <w:lang w:val="zh-CN"/>
        </w:rPr>
        <w:t>函数</w:t>
      </w:r>
      <w:r>
        <w:rPr>
          <w:rFonts w:hint="eastAsia" w:asciiTheme="minorEastAsia" w:hAnsiTheme="minorEastAsia"/>
          <w:b/>
        </w:rPr>
        <w:t>：</w:t>
      </w:r>
    </w:p>
    <w:p>
      <w:pPr>
        <w:rPr>
          <w:rFonts w:asciiTheme="minorEastAsia" w:hAnsiTheme="minorEastAsia"/>
        </w:rPr>
      </w:pPr>
      <w:r>
        <w:rPr>
          <w:rFonts w:hint="eastAsia" w:asciiTheme="minorEastAsia" w:hAnsiTheme="minorEastAsia"/>
          <w:lang w:val="zh-CN"/>
        </w:rPr>
        <w:t>返回</w:t>
      </w:r>
      <w:r>
        <w:rPr>
          <w:rFonts w:hint="eastAsia" w:asciiTheme="minorEastAsia" w:hAnsiTheme="minorEastAsia"/>
        </w:rPr>
        <w:t>true</w:t>
      </w:r>
      <w:r>
        <w:rPr>
          <w:rFonts w:hint="eastAsia" w:asciiTheme="minorEastAsia" w:hAnsiTheme="minorEastAsia"/>
          <w:lang w:val="zh-CN"/>
        </w:rPr>
        <w:t>表示成功</w:t>
      </w:r>
      <w:r>
        <w:rPr>
          <w:rFonts w:hint="eastAsia" w:asciiTheme="minorEastAsia" w:hAnsiTheme="minorEastAsia"/>
        </w:rPr>
        <w:t>，false</w:t>
      </w:r>
      <w:r>
        <w:rPr>
          <w:rFonts w:hint="eastAsia" w:asciiTheme="minorEastAsia" w:hAnsiTheme="minorEastAsia"/>
          <w:lang w:val="zh-CN"/>
        </w:rPr>
        <w:t>表示不成功</w:t>
      </w:r>
    </w:p>
    <w:p>
      <w:pPr>
        <w:rPr>
          <w:rFonts w:asciiTheme="minorEastAsia" w:hAnsiTheme="minorEastAsia"/>
        </w:rPr>
      </w:pPr>
    </w:p>
    <w:p>
      <w:pPr>
        <w:rPr>
          <w:rFonts w:asciiTheme="minorEastAsia" w:hAnsiTheme="minorEastAsia"/>
          <w:b/>
        </w:rPr>
      </w:pPr>
      <w:r>
        <w:rPr>
          <w:rFonts w:hint="eastAsia" w:asciiTheme="minorEastAsia" w:hAnsiTheme="minorEastAsia"/>
          <w:b/>
        </w:rPr>
        <w:t>4</w:t>
      </w:r>
      <w:r>
        <w:rPr>
          <w:rFonts w:hint="eastAsia" w:asciiTheme="minorEastAsia" w:hAnsiTheme="minorEastAsia"/>
          <w:b/>
          <w:lang w:val="zh-CN"/>
        </w:rPr>
        <w:t>、</w:t>
      </w:r>
      <w:r>
        <w:rPr>
          <w:rFonts w:hint="eastAsia" w:asciiTheme="minorEastAsia" w:hAnsiTheme="minorEastAsia"/>
          <w:b/>
        </w:rPr>
        <w:t>ret,frame = cap.read()</w:t>
      </w:r>
      <w:r>
        <w:rPr>
          <w:rFonts w:hint="eastAsia" w:asciiTheme="minorEastAsia" w:hAnsiTheme="minorEastAsia"/>
          <w:b/>
          <w:lang w:val="zh-CN"/>
        </w:rPr>
        <w:t>函数</w:t>
      </w:r>
      <w:r>
        <w:rPr>
          <w:rFonts w:hint="eastAsia" w:asciiTheme="minorEastAsia" w:hAnsiTheme="minorEastAsia"/>
          <w:b/>
        </w:rPr>
        <w:t>：</w:t>
      </w:r>
    </w:p>
    <w:p>
      <w:pPr>
        <w:rPr>
          <w:rFonts w:asciiTheme="minorEastAsia" w:hAnsiTheme="minorEastAsia"/>
          <w:lang w:val="zh-CN"/>
        </w:rPr>
      </w:pPr>
      <w:r>
        <w:rPr>
          <w:rFonts w:hint="eastAsia" w:asciiTheme="minorEastAsia" w:hAnsiTheme="minorEastAsia"/>
        </w:rPr>
        <w:t>cap.read()</w:t>
      </w:r>
      <w:r>
        <w:rPr>
          <w:rFonts w:hint="eastAsia" w:asciiTheme="minorEastAsia" w:hAnsiTheme="minorEastAsia"/>
          <w:lang w:val="zh-CN"/>
        </w:rPr>
        <w:t>按帧读取视频</w:t>
      </w:r>
      <w:r>
        <w:rPr>
          <w:rFonts w:hint="eastAsia" w:asciiTheme="minorEastAsia" w:hAnsiTheme="minorEastAsia"/>
        </w:rPr>
        <w:t>，ret,frame</w:t>
      </w:r>
      <w:r>
        <w:rPr>
          <w:rFonts w:hint="eastAsia" w:asciiTheme="minorEastAsia" w:hAnsiTheme="minorEastAsia"/>
          <w:lang w:val="zh-CN"/>
        </w:rPr>
        <w:t>是获</w:t>
      </w:r>
      <w:r>
        <w:rPr>
          <w:rFonts w:hint="eastAsia" w:asciiTheme="minorEastAsia" w:hAnsiTheme="minorEastAsia"/>
        </w:rPr>
        <w:t>cap.read()</w:t>
      </w:r>
      <w:r>
        <w:rPr>
          <w:rFonts w:hint="eastAsia" w:asciiTheme="minorEastAsia" w:hAnsiTheme="minorEastAsia"/>
          <w:lang w:val="zh-CN"/>
        </w:rPr>
        <w:t>方法的两个返回值。其中ret是布尔值，如果读取帧是正确的则返回True，如果文件未读取到结尾，它的返回值就为False。</w:t>
      </w:r>
    </w:p>
    <w:p>
      <w:pPr>
        <w:rPr>
          <w:rFonts w:asciiTheme="minorEastAsia" w:hAnsiTheme="minorEastAsia"/>
          <w:lang w:val="zh-CN"/>
        </w:rPr>
      </w:pPr>
      <w:r>
        <w:rPr>
          <w:rFonts w:hint="eastAsia" w:asciiTheme="minorEastAsia" w:hAnsiTheme="minorEastAsia"/>
          <w:lang w:val="zh-CN"/>
        </w:rPr>
        <w:t>frame就是每一帧的图像，是个三维矩阵。</w:t>
      </w:r>
    </w:p>
    <w:p>
      <w:pPr>
        <w:rPr>
          <w:rFonts w:asciiTheme="minorEastAsia" w:hAnsiTheme="minorEastAsia"/>
          <w:lang w:val="zh-CN"/>
        </w:rPr>
      </w:pPr>
    </w:p>
    <w:p>
      <w:pPr>
        <w:rPr>
          <w:rFonts w:asciiTheme="minorEastAsia" w:hAnsiTheme="minorEastAsia"/>
          <w:b/>
          <w:lang w:val="zh-CN"/>
        </w:rPr>
      </w:pPr>
      <w:r>
        <w:rPr>
          <w:rFonts w:hint="eastAsia" w:asciiTheme="minorEastAsia" w:hAnsiTheme="minorEastAsia"/>
          <w:b/>
          <w:lang w:val="zh-CN"/>
        </w:rPr>
        <w:t>5、cv2.waitKey()函数：</w:t>
      </w:r>
    </w:p>
    <w:p>
      <w:pPr>
        <w:rPr>
          <w:rFonts w:asciiTheme="minorEastAsia" w:hAnsiTheme="minorEastAsia"/>
          <w:lang w:val="zh-CN"/>
        </w:rPr>
      </w:pPr>
      <w:r>
        <w:rPr>
          <w:rFonts w:hint="eastAsia" w:asciiTheme="minorEastAsia" w:hAnsiTheme="minorEastAsia"/>
          <w:lang w:val="zh-CN"/>
        </w:rPr>
        <w:t>参数是1，表示延时1ms切换到下一帧图像，参数过大如cv2.waitKey(1000)，会因为延时过久而卡顿感觉到卡顿。</w:t>
      </w:r>
    </w:p>
    <w:p>
      <w:pPr>
        <w:rPr>
          <w:rFonts w:asciiTheme="minorEastAsia" w:hAnsiTheme="minorEastAsia"/>
          <w:lang w:val="zh-CN"/>
        </w:rPr>
      </w:pPr>
      <w:r>
        <w:rPr>
          <w:rFonts w:hint="eastAsia" w:asciiTheme="minorEastAsia" w:hAnsiTheme="minorEastAsia"/>
          <w:lang w:val="zh-CN"/>
        </w:rPr>
        <w:t>参数为0，如cv2.waitKey(0)只显示当前帧图像，相当于视频暂停。</w:t>
      </w:r>
    </w:p>
    <w:p>
      <w:pPr>
        <w:rPr>
          <w:rFonts w:asciiTheme="minorEastAsia" w:hAnsiTheme="minorEastAsia"/>
          <w:lang w:val="zh-CN"/>
        </w:rPr>
      </w:pPr>
    </w:p>
    <w:p>
      <w:pPr>
        <w:rPr>
          <w:rFonts w:asciiTheme="minorEastAsia" w:hAnsiTheme="minorEastAsia"/>
          <w:b/>
          <w:lang w:val="zh-CN"/>
        </w:rPr>
      </w:pPr>
      <w:r>
        <w:rPr>
          <w:rFonts w:hint="eastAsia" w:asciiTheme="minorEastAsia" w:hAnsiTheme="minorEastAsia"/>
          <w:b/>
          <w:lang w:val="zh-CN"/>
        </w:rPr>
        <w:t>6、cap.release()与destroyAllWindows()函数：</w:t>
      </w:r>
    </w:p>
    <w:p>
      <w:pPr>
        <w:rPr>
          <w:rFonts w:asciiTheme="minorEastAsia" w:hAnsiTheme="minorEastAsia"/>
          <w:lang w:val="zh-CN"/>
        </w:rPr>
      </w:pPr>
      <w:r>
        <w:rPr>
          <w:rFonts w:hint="eastAsia" w:asciiTheme="minorEastAsia" w:hAnsiTheme="minorEastAsia"/>
          <w:lang w:val="zh-CN"/>
        </w:rPr>
        <w:t>cap.release()释放视频，调用destroyAllWindows()关闭所有图像窗口。</w:t>
      </w:r>
    </w:p>
    <w:p>
      <w:pPr>
        <w:rPr>
          <w:rFonts w:asciiTheme="minorEastAsia" w:hAnsiTheme="minorEastAsia"/>
          <w:lang w:val="zh-CN"/>
        </w:rPr>
      </w:pPr>
    </w:p>
    <w:p>
      <w:pPr>
        <w:rPr>
          <w:rFonts w:asciiTheme="minorEastAsia" w:hAnsiTheme="minorEastAsia"/>
          <w:b/>
          <w:sz w:val="24"/>
          <w:lang w:val="zh-CN"/>
        </w:rPr>
      </w:pPr>
      <w:r>
        <w:rPr>
          <w:rFonts w:hint="eastAsia" w:asciiTheme="minorEastAsia" w:hAnsiTheme="minorEastAsia"/>
          <w:b/>
          <w:sz w:val="24"/>
          <w:lang w:val="zh-CN"/>
        </w:rPr>
        <w:t>代码实现过程</w:t>
      </w:r>
    </w:p>
    <w:p>
      <w:pPr>
        <w:rPr>
          <w:rFonts w:asciiTheme="minorEastAsia" w:hAnsiTheme="minorEastAsia"/>
          <w:lang w:val="zh-CN"/>
        </w:rPr>
      </w:pPr>
      <w:r>
        <w:rPr>
          <w:rFonts w:hint="eastAsia" w:asciiTheme="minorEastAsia" w:hAnsiTheme="minorEastAsia"/>
          <w:lang w:val="zh-CN"/>
        </w:rPr>
        <w:tab/>
      </w:r>
      <w:r>
        <w:rPr>
          <w:rFonts w:hint="eastAsia" w:asciiTheme="minorEastAsia" w:hAnsiTheme="minorEastAsia"/>
          <w:lang w:val="zh-CN"/>
        </w:rPr>
        <w:t>由于我们整个教程都运行在JupyterLab中，所以必须了解里面的各种组件，这里我们需要用到图像显示组件。</w:t>
      </w:r>
    </w:p>
    <w:p>
      <w:pPr>
        <w:rPr>
          <w:rFonts w:asciiTheme="minorEastAsia" w:hAnsiTheme="minorEastAsia"/>
          <w:lang w:val="zh-CN"/>
        </w:rPr>
      </w:pPr>
      <w:r>
        <w:rPr>
          <w:rFonts w:hint="eastAsia" w:asciiTheme="minorEastAsia" w:hAnsiTheme="minorEastAsia"/>
          <w:lang w:val="zh-CN"/>
        </w:rPr>
        <w:t>1、导入库：</w:t>
      </w:r>
    </w:p>
    <w:p>
      <w:pPr>
        <w:rPr>
          <w:rFonts w:asciiTheme="minorEastAsia" w:hAnsiTheme="minorEastAsia"/>
          <w:b/>
        </w:rPr>
      </w:pPr>
      <w:r>
        <w:rPr>
          <w:rFonts w:hint="eastAsia" w:asciiTheme="minorEastAsia" w:hAnsiTheme="minorEastAsia"/>
          <w:b/>
        </w:rPr>
        <w:tab/>
      </w:r>
      <w:r>
        <w:rPr>
          <w:rFonts w:asciiTheme="minorEastAsia" w:hAnsiTheme="minorEastAsia"/>
          <w:b/>
        </w:rPr>
        <w:t>import ipywidgets.widgets as widgets</w:t>
      </w:r>
    </w:p>
    <w:p>
      <w:pPr>
        <w:rPr>
          <w:rFonts w:asciiTheme="minorEastAsia" w:hAnsiTheme="minorEastAsia"/>
        </w:rPr>
      </w:pPr>
      <w:r>
        <w:rPr>
          <w:rFonts w:hint="eastAsia" w:asciiTheme="minorEastAsia" w:hAnsiTheme="minorEastAsia"/>
        </w:rPr>
        <w:t>2、设置Image组件：</w:t>
      </w:r>
    </w:p>
    <w:p>
      <w:pPr>
        <w:rPr>
          <w:rFonts w:asciiTheme="minorEastAsia" w:hAnsiTheme="minorEastAsia"/>
        </w:rPr>
      </w:pPr>
      <w:r>
        <w:rPr>
          <w:rFonts w:hint="eastAsia" w:asciiTheme="minorEastAsia" w:hAnsiTheme="minorEastAsia"/>
        </w:rPr>
        <w:tab/>
      </w:r>
      <w:r>
        <w:rPr>
          <w:rFonts w:hint="eastAsia" w:asciiTheme="minorEastAsia" w:hAnsiTheme="minorEastAsia"/>
        </w:rPr>
        <w:t>image_widget = widgets.Image(format='jpeg', width=600, height=500)</w:t>
      </w:r>
    </w:p>
    <w:p>
      <w:pPr>
        <w:pStyle w:val="36"/>
        <w:numPr>
          <w:ilvl w:val="0"/>
          <w:numId w:val="2"/>
        </w:numPr>
        <w:spacing w:before="0" w:after="0" w:line="240" w:lineRule="auto"/>
        <w:ind w:firstLineChars="0"/>
        <w:rPr>
          <w:rFonts w:asciiTheme="minorEastAsia" w:hAnsiTheme="minorEastAsia"/>
        </w:rPr>
      </w:pPr>
      <w:r>
        <w:rPr>
          <w:rFonts w:hint="eastAsia" w:asciiTheme="minorEastAsia" w:hAnsiTheme="minorEastAsia"/>
        </w:rPr>
        <w:t>format:显示格式。</w:t>
      </w:r>
    </w:p>
    <w:p>
      <w:pPr>
        <w:pStyle w:val="36"/>
        <w:numPr>
          <w:ilvl w:val="0"/>
          <w:numId w:val="2"/>
        </w:numPr>
        <w:spacing w:before="0" w:after="0" w:line="240" w:lineRule="auto"/>
        <w:ind w:firstLineChars="0"/>
        <w:rPr>
          <w:rFonts w:asciiTheme="minorEastAsia" w:hAnsiTheme="minorEastAsia"/>
        </w:rPr>
      </w:pPr>
      <w:r>
        <w:rPr>
          <w:rFonts w:hint="eastAsia" w:asciiTheme="minorEastAsia" w:hAnsiTheme="minorEastAsia"/>
        </w:rPr>
        <w:t>width：宽度。</w:t>
      </w:r>
    </w:p>
    <w:p>
      <w:pPr>
        <w:pStyle w:val="36"/>
        <w:numPr>
          <w:ilvl w:val="0"/>
          <w:numId w:val="2"/>
        </w:numPr>
        <w:spacing w:before="0" w:after="0" w:line="240" w:lineRule="auto"/>
        <w:ind w:firstLineChars="0"/>
        <w:rPr>
          <w:rFonts w:asciiTheme="minorEastAsia" w:hAnsiTheme="minorEastAsia"/>
        </w:rPr>
      </w:pPr>
      <w:r>
        <w:rPr>
          <w:rFonts w:hint="eastAsia" w:asciiTheme="minorEastAsia" w:hAnsiTheme="minorEastAsia"/>
        </w:rPr>
        <w:t>height：高度。</w:t>
      </w:r>
    </w:p>
    <w:p>
      <w:pPr>
        <w:rPr>
          <w:rFonts w:asciiTheme="minorEastAsia" w:hAnsiTheme="minorEastAsia"/>
        </w:rPr>
      </w:pPr>
      <w:r>
        <w:rPr>
          <w:rFonts w:hint="eastAsia" w:asciiTheme="minorEastAsia" w:hAnsiTheme="minorEastAsia"/>
        </w:rPr>
        <w:t>3、显示Image组件：</w:t>
      </w:r>
    </w:p>
    <w:p>
      <w:pPr>
        <w:rPr>
          <w:rFonts w:asciiTheme="minorEastAsia" w:hAnsiTheme="minorEastAsia"/>
        </w:rPr>
      </w:pPr>
      <w:r>
        <w:rPr>
          <w:rFonts w:hint="eastAsia" w:asciiTheme="minorEastAsia" w:hAnsiTheme="minorEastAsia"/>
        </w:rPr>
        <w:tab/>
      </w:r>
      <w:r>
        <w:rPr>
          <w:rFonts w:asciiTheme="minorEastAsia" w:hAnsiTheme="minorEastAsia"/>
        </w:rPr>
        <w:t xml:space="preserve">display(image_widget)  </w:t>
      </w:r>
    </w:p>
    <w:p>
      <w:pPr>
        <w:rPr>
          <w:rFonts w:asciiTheme="minorEastAsia" w:hAnsiTheme="minorEastAsia"/>
        </w:rPr>
      </w:pPr>
      <w:r>
        <w:rPr>
          <w:rFonts w:hint="eastAsia" w:asciiTheme="minorEastAsia" w:hAnsiTheme="minorEastAsia"/>
        </w:rPr>
        <w:t>4、打开摄像头并读取图像：</w:t>
      </w:r>
    </w:p>
    <w:p>
      <w:pPr>
        <w:rPr>
          <w:rFonts w:asciiTheme="minorEastAsia" w:hAnsiTheme="minorEastAsia"/>
        </w:rPr>
      </w:pPr>
      <w:r>
        <w:rPr>
          <w:rFonts w:hint="eastAsia" w:asciiTheme="minorEastAsia" w:hAnsiTheme="minorEastAsia"/>
        </w:rPr>
        <w:tab/>
      </w:r>
      <w:r>
        <w:rPr>
          <w:rFonts w:hint="eastAsia" w:asciiTheme="minorEastAsia" w:hAnsiTheme="minorEastAsia"/>
        </w:rPr>
        <w:t>image = cv2.VideoCapture(0)                           #打开摄像头</w:t>
      </w:r>
    </w:p>
    <w:p>
      <w:pPr>
        <w:rPr>
          <w:rFonts w:asciiTheme="minorEastAsia" w:hAnsiTheme="minorEastAsia"/>
        </w:rPr>
      </w:pPr>
      <w:r>
        <w:rPr>
          <w:rFonts w:hint="eastAsia" w:asciiTheme="minorEastAsia" w:hAnsiTheme="minorEastAsia"/>
        </w:rPr>
        <w:tab/>
      </w:r>
      <w:r>
        <w:rPr>
          <w:rFonts w:asciiTheme="minorEastAsia" w:hAnsiTheme="minorEastAsia"/>
        </w:rPr>
        <w:t>ret, frame = image.read()</w:t>
      </w:r>
      <w:r>
        <w:rPr>
          <w:rFonts w:hint="eastAsia" w:asciiTheme="minorEastAsia" w:hAnsiTheme="minorEastAsia"/>
        </w:rPr>
        <w:tab/>
      </w:r>
      <w:r>
        <w:rPr>
          <w:rFonts w:hint="eastAsia" w:asciiTheme="minorEastAsia" w:hAnsiTheme="minorEastAsia"/>
        </w:rPr>
        <w:t xml:space="preserve">                          #读取摄像头数据</w:t>
      </w:r>
    </w:p>
    <w:p>
      <w:pPr>
        <w:rPr>
          <w:rFonts w:asciiTheme="minorEastAsia" w:hAnsiTheme="minorEastAsia"/>
        </w:rPr>
      </w:pPr>
      <w:r>
        <w:rPr>
          <w:rFonts w:hint="eastAsia" w:asciiTheme="minorEastAsia" w:hAnsiTheme="minorEastAsia"/>
        </w:rPr>
        <w:t>5、赋值给组件</w:t>
      </w:r>
    </w:p>
    <w:p>
      <w:pPr>
        <w:rPr>
          <w:rFonts w:asciiTheme="minorEastAsia" w:hAnsiTheme="minorEastAsia"/>
        </w:rPr>
      </w:pPr>
      <w:r>
        <w:rPr>
          <w:rFonts w:hint="eastAsia" w:asciiTheme="minorEastAsia" w:hAnsiTheme="minorEastAsia"/>
        </w:rPr>
        <w:tab/>
      </w:r>
      <w:r>
        <w:rPr>
          <w:rFonts w:hint="eastAsia" w:asciiTheme="minorEastAsia" w:hAnsiTheme="minorEastAsia"/>
        </w:rPr>
        <w:t>#转化图像为jpeg并赋值给视频显示组件</w:t>
      </w:r>
    </w:p>
    <w:p>
      <w:pPr>
        <w:rPr>
          <w:rFonts w:asciiTheme="minorEastAsia" w:hAnsiTheme="minorEastAsia"/>
        </w:rPr>
      </w:pPr>
      <w:r>
        <w:rPr>
          <w:rFonts w:hint="eastAsia" w:asciiTheme="minorEastAsia" w:hAnsiTheme="minorEastAsia"/>
        </w:rPr>
        <w:tab/>
      </w:r>
      <w:r>
        <w:rPr>
          <w:rFonts w:asciiTheme="minorEastAsia" w:hAnsiTheme="minorEastAsia"/>
        </w:rPr>
        <w:t>image_widget.value = bgr8_to_jpeg(frame)</w:t>
      </w:r>
      <w:r>
        <w:rPr>
          <w:rFonts w:hint="eastAsia" w:asciiTheme="minorEastAsia" w:hAnsiTheme="minorEastAsia"/>
        </w:rPr>
        <w:t xml:space="preserve"> </w:t>
      </w:r>
    </w:p>
    <w:p>
      <w:pPr>
        <w:rPr>
          <w:rFonts w:asciiTheme="minorEastAsia" w:hAnsiTheme="minorEastAsia"/>
        </w:rPr>
      </w:pPr>
    </w:p>
    <w:p>
      <w:pPr>
        <w:rPr>
          <w:i/>
          <w:u w:val="single"/>
        </w:rPr>
      </w:pPr>
      <w:r>
        <w:rPr>
          <w:rFonts w:hint="eastAsia"/>
          <w:i/>
        </w:rPr>
        <w:t>代码路径：</w:t>
      </w:r>
      <w:r>
        <w:rPr>
          <w:rFonts w:hint="eastAsia"/>
          <w:i/>
          <w:u w:val="single"/>
        </w:rPr>
        <w:t xml:space="preserve"> /home/pi/Yahboom_Project/3.AI视觉课程/01.摄像头驱动教程.ipynb</w:t>
      </w:r>
    </w:p>
    <w:p>
      <w:pPr>
        <w:rPr>
          <w:rFonts w:asciiTheme="minorEastAsia" w:hAnsiTheme="minorEastAsia"/>
        </w:rPr>
      </w:pP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asciiTheme="minorEastAsia" w:hAnsiTheme="minorEastAsia"/>
              </w:rPr>
            </w:pPr>
            <w:r>
              <w:rPr>
                <w:rFonts w:asciiTheme="minorEastAsia" w:hAnsiTheme="minorEastAsia"/>
              </w:rPr>
              <w:t>import cv2</w:t>
            </w:r>
          </w:p>
          <w:p>
            <w:pPr>
              <w:spacing w:before="0" w:after="0" w:line="240" w:lineRule="auto"/>
              <w:rPr>
                <w:rFonts w:asciiTheme="minorEastAsia" w:hAnsiTheme="minorEastAsia"/>
              </w:rPr>
            </w:pPr>
            <w:r>
              <w:rPr>
                <w:rFonts w:asciiTheme="minorEastAsia" w:hAnsiTheme="minorEastAsia"/>
              </w:rPr>
              <w:t>import ipywidgets.widgets as widgets</w:t>
            </w:r>
          </w:p>
          <w:p>
            <w:pPr>
              <w:spacing w:before="0" w:after="0" w:line="240" w:lineRule="auto"/>
              <w:rPr>
                <w:rFonts w:asciiTheme="minorEastAsia" w:hAnsiTheme="minorEastAsia"/>
              </w:rPr>
            </w:pPr>
            <w:r>
              <w:rPr>
                <w:rFonts w:asciiTheme="minorEastAsia" w:hAnsiTheme="minorEastAsia"/>
              </w:rPr>
              <w:t>import threading</w:t>
            </w:r>
          </w:p>
          <w:p>
            <w:pPr>
              <w:spacing w:before="0" w:after="0" w:line="240" w:lineRule="auto"/>
              <w:rPr>
                <w:rFonts w:asciiTheme="minorEastAsia" w:hAnsiTheme="minorEastAsia"/>
              </w:rPr>
            </w:pPr>
            <w:r>
              <w:rPr>
                <w:rFonts w:asciiTheme="minorEastAsia" w:hAnsiTheme="minorEastAsia"/>
              </w:rPr>
              <w:t>import time</w:t>
            </w:r>
          </w:p>
          <w:p>
            <w:pPr>
              <w:spacing w:before="0" w:after="0" w:line="240" w:lineRule="auto"/>
              <w:rPr>
                <w:rFonts w:asciiTheme="minorEastAsia" w:hAnsiTheme="minorEastAsia"/>
              </w:rPr>
            </w:pPr>
          </w:p>
          <w:p>
            <w:pPr>
              <w:spacing w:before="0" w:after="0" w:line="240" w:lineRule="auto"/>
              <w:rPr>
                <w:rFonts w:asciiTheme="minorEastAsia" w:hAnsiTheme="minorEastAsia"/>
              </w:rPr>
            </w:pPr>
            <w:r>
              <w:rPr>
                <w:rFonts w:hint="eastAsia" w:asciiTheme="minorEastAsia" w:hAnsiTheme="minorEastAsia"/>
              </w:rPr>
              <w:t>#设置摄像头显示组件</w:t>
            </w:r>
          </w:p>
          <w:p>
            <w:pPr>
              <w:spacing w:before="0" w:after="0" w:line="240" w:lineRule="auto"/>
              <w:rPr>
                <w:rFonts w:asciiTheme="minorEastAsia" w:hAnsiTheme="minorEastAsia"/>
              </w:rPr>
            </w:pPr>
            <w:r>
              <w:rPr>
                <w:rFonts w:hint="eastAsia" w:asciiTheme="minorEastAsia" w:hAnsiTheme="minorEastAsia"/>
              </w:rPr>
              <w:t xml:space="preserve">image_widget = widgets.Image(format='jpeg', width=500, height=400)  </w:t>
            </w:r>
          </w:p>
          <w:p>
            <w:pPr>
              <w:spacing w:before="0" w:after="0" w:line="240" w:lineRule="auto"/>
              <w:rPr>
                <w:rFonts w:asciiTheme="minorEastAsia" w:hAnsiTheme="minorEastAsia"/>
              </w:rPr>
            </w:pPr>
            <w:r>
              <w:rPr>
                <w:rFonts w:asciiTheme="minorEastAsia" w:hAnsiTheme="minorEastAsia"/>
              </w:rPr>
              <w:t xml:space="preserve">display(image_widget)      </w:t>
            </w:r>
            <w:r>
              <w:rPr>
                <w:rFonts w:hint="eastAsia" w:asciiTheme="minorEastAsia" w:hAnsiTheme="minorEastAsia"/>
              </w:rPr>
              <w:t>#显示摄像头组件</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asciiTheme="minorEastAsia" w:hAnsiTheme="minorEastAsia"/>
              </w:rPr>
            </w:pPr>
            <w:r>
              <w:rPr>
                <w:rFonts w:hint="eastAsia" w:asciiTheme="minorEastAsia" w:hAnsiTheme="minorEastAsia"/>
              </w:rPr>
              <w:t>#bgr8转jpeg格式</w:t>
            </w:r>
          </w:p>
          <w:p>
            <w:pPr>
              <w:spacing w:before="0" w:after="0" w:line="240" w:lineRule="auto"/>
              <w:rPr>
                <w:rFonts w:asciiTheme="minorEastAsia" w:hAnsiTheme="minorEastAsia"/>
              </w:rPr>
            </w:pPr>
            <w:r>
              <w:rPr>
                <w:rFonts w:asciiTheme="minorEastAsia" w:hAnsiTheme="minorEastAsia"/>
              </w:rPr>
              <w:t>import enum</w:t>
            </w:r>
          </w:p>
          <w:p>
            <w:pPr>
              <w:spacing w:before="0" w:after="0" w:line="240" w:lineRule="auto"/>
              <w:rPr>
                <w:rFonts w:asciiTheme="minorEastAsia" w:hAnsiTheme="minorEastAsia"/>
              </w:rPr>
            </w:pPr>
            <w:r>
              <w:rPr>
                <w:rFonts w:asciiTheme="minorEastAsia" w:hAnsiTheme="minorEastAsia"/>
              </w:rPr>
              <w:t>import cv2</w:t>
            </w:r>
          </w:p>
          <w:p>
            <w:pPr>
              <w:spacing w:before="0" w:after="0" w:line="240" w:lineRule="auto"/>
              <w:rPr>
                <w:rFonts w:asciiTheme="minorEastAsia" w:hAnsiTheme="minorEastAsia"/>
              </w:rPr>
            </w:pPr>
          </w:p>
          <w:p>
            <w:pPr>
              <w:spacing w:before="0" w:after="0" w:line="240" w:lineRule="auto"/>
              <w:rPr>
                <w:rFonts w:asciiTheme="minorEastAsia" w:hAnsiTheme="minorEastAsia"/>
              </w:rPr>
            </w:pPr>
            <w:r>
              <w:rPr>
                <w:rFonts w:asciiTheme="minorEastAsia" w:hAnsiTheme="minorEastAsia"/>
              </w:rPr>
              <w:t>def bgr8_to_jpeg(value, quality=75):</w:t>
            </w:r>
          </w:p>
          <w:p>
            <w:pPr>
              <w:spacing w:before="0" w:after="0" w:line="240" w:lineRule="auto"/>
              <w:rPr>
                <w:rFonts w:asciiTheme="minorEastAsia" w:hAnsiTheme="minorEastAsia"/>
              </w:rPr>
            </w:pPr>
            <w:r>
              <w:rPr>
                <w:rFonts w:asciiTheme="minorEastAsia" w:hAnsiTheme="minorEastAsia"/>
              </w:rPr>
              <w:t xml:space="preserve">    return bytes(cv2.imencode('.jpg', value)[1])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asciiTheme="minorEastAsia" w:hAnsiTheme="minorEastAsia"/>
              </w:rPr>
            </w:pPr>
            <w:r>
              <w:rPr>
                <w:rFonts w:hint="eastAsia" w:asciiTheme="minorEastAsia" w:hAnsiTheme="minorEastAsia"/>
              </w:rPr>
              <w:t>image = cv2.VideoCapture(0)                           #打开摄像头</w:t>
            </w:r>
          </w:p>
          <w:p>
            <w:pPr>
              <w:spacing w:before="0" w:after="0" w:line="240" w:lineRule="auto"/>
              <w:rPr>
                <w:rFonts w:asciiTheme="minorEastAsia" w:hAnsiTheme="minorEastAsia"/>
              </w:rPr>
            </w:pPr>
          </w:p>
          <w:p>
            <w:pPr>
              <w:spacing w:before="0" w:after="0" w:line="240" w:lineRule="auto"/>
              <w:rPr>
                <w:rFonts w:asciiTheme="minorEastAsia" w:hAnsiTheme="minorEastAsia"/>
              </w:rPr>
            </w:pPr>
            <w:r>
              <w:rPr>
                <w:rFonts w:asciiTheme="minorEastAsia" w:hAnsiTheme="minorEastAsia"/>
              </w:rPr>
              <w:t># width=1280</w:t>
            </w:r>
          </w:p>
          <w:p>
            <w:pPr>
              <w:spacing w:before="0" w:after="0" w:line="240" w:lineRule="auto"/>
              <w:rPr>
                <w:rFonts w:asciiTheme="minorEastAsia" w:hAnsiTheme="minorEastAsia"/>
              </w:rPr>
            </w:pPr>
            <w:r>
              <w:rPr>
                <w:rFonts w:asciiTheme="minorEastAsia" w:hAnsiTheme="minorEastAsia"/>
              </w:rPr>
              <w:t># height=960</w:t>
            </w:r>
          </w:p>
          <w:p>
            <w:pPr>
              <w:spacing w:before="0" w:after="0" w:line="240" w:lineRule="auto"/>
              <w:rPr>
                <w:rFonts w:asciiTheme="minorEastAsia" w:hAnsiTheme="minorEastAsia"/>
              </w:rPr>
            </w:pPr>
            <w:r>
              <w:rPr>
                <w:rFonts w:hint="eastAsia" w:asciiTheme="minorEastAsia" w:hAnsiTheme="minorEastAsia"/>
              </w:rPr>
              <w:t># cap.set(cv2.CAP_PROP_FRAME_WIDTH,width)#设置图像宽度</w:t>
            </w:r>
          </w:p>
          <w:p>
            <w:pPr>
              <w:spacing w:before="0" w:after="0" w:line="240" w:lineRule="auto"/>
              <w:rPr>
                <w:rFonts w:asciiTheme="minorEastAsia" w:hAnsiTheme="minorEastAsia"/>
              </w:rPr>
            </w:pPr>
            <w:r>
              <w:rPr>
                <w:rFonts w:hint="eastAsia" w:asciiTheme="minorEastAsia" w:hAnsiTheme="minorEastAsia"/>
              </w:rPr>
              <w:t># cap.set(cv2.CAP_PROP_FRAME_HEIGHT,height)#设置图像高度</w:t>
            </w:r>
          </w:p>
          <w:p>
            <w:pPr>
              <w:spacing w:before="0" w:after="0" w:line="240" w:lineRule="auto"/>
              <w:rPr>
                <w:rFonts w:asciiTheme="minorEastAsia" w:hAnsiTheme="minorEastAsia"/>
              </w:rPr>
            </w:pPr>
          </w:p>
          <w:p>
            <w:pPr>
              <w:spacing w:before="0" w:after="0" w:line="240" w:lineRule="auto"/>
              <w:rPr>
                <w:rFonts w:asciiTheme="minorEastAsia" w:hAnsiTheme="minorEastAsia"/>
              </w:rPr>
            </w:pPr>
            <w:r>
              <w:rPr>
                <w:rFonts w:asciiTheme="minorEastAsia" w:hAnsiTheme="minorEastAsia"/>
              </w:rPr>
              <w:t xml:space="preserve">image.set(3,600)       </w:t>
            </w:r>
          </w:p>
          <w:p>
            <w:pPr>
              <w:spacing w:before="0" w:after="0" w:line="240" w:lineRule="auto"/>
              <w:rPr>
                <w:rFonts w:asciiTheme="minorEastAsia" w:hAnsiTheme="minorEastAsia"/>
              </w:rPr>
            </w:pPr>
            <w:r>
              <w:rPr>
                <w:rFonts w:asciiTheme="minorEastAsia" w:hAnsiTheme="minorEastAsia"/>
              </w:rPr>
              <w:t>image.set(4,500)</w:t>
            </w:r>
          </w:p>
          <w:p>
            <w:pPr>
              <w:spacing w:before="0" w:after="0" w:line="240" w:lineRule="auto"/>
              <w:rPr>
                <w:rFonts w:asciiTheme="minorEastAsia" w:hAnsiTheme="minorEastAsia"/>
              </w:rPr>
            </w:pPr>
            <w:r>
              <w:rPr>
                <w:rFonts w:hint="eastAsia" w:asciiTheme="minorEastAsia" w:hAnsiTheme="minorEastAsia"/>
              </w:rPr>
              <w:t>image.set(5, 30)  #设置帧率</w:t>
            </w:r>
          </w:p>
          <w:p>
            <w:pPr>
              <w:spacing w:before="0" w:after="0" w:line="240" w:lineRule="auto"/>
              <w:rPr>
                <w:rFonts w:asciiTheme="minorEastAsia" w:hAnsiTheme="minorEastAsia"/>
              </w:rPr>
            </w:pPr>
            <w:r>
              <w:rPr>
                <w:rFonts w:asciiTheme="minorEastAsia" w:hAnsiTheme="minorEastAsia"/>
              </w:rPr>
              <w:t>image.set(cv2.CAP_PROP_FOURCC, cv2.VideoWriter.fourcc('M', 'J', 'P', 'G'))</w:t>
            </w:r>
          </w:p>
          <w:p>
            <w:pPr>
              <w:spacing w:before="0" w:after="0" w:line="240" w:lineRule="auto"/>
              <w:rPr>
                <w:rFonts w:asciiTheme="minorEastAsia" w:hAnsiTheme="minorEastAsia"/>
              </w:rPr>
            </w:pPr>
            <w:r>
              <w:rPr>
                <w:rFonts w:hint="eastAsia" w:asciiTheme="minorEastAsia" w:hAnsiTheme="minorEastAsia"/>
              </w:rPr>
              <w:t>image.set(cv2.CAP_PROP_BRIGHTNESS, 40) #设置亮度 -64 - 64  0.0</w:t>
            </w:r>
          </w:p>
          <w:p>
            <w:pPr>
              <w:spacing w:before="0" w:after="0" w:line="240" w:lineRule="auto"/>
              <w:rPr>
                <w:rFonts w:asciiTheme="minorEastAsia" w:hAnsiTheme="minorEastAsia"/>
              </w:rPr>
            </w:pPr>
            <w:r>
              <w:rPr>
                <w:rFonts w:hint="eastAsia" w:asciiTheme="minorEastAsia" w:hAnsiTheme="minorEastAsia"/>
              </w:rPr>
              <w:t>image.set(cv2.CAP_PROP_CONTRAST, 50)   #设置对比度 -64 - 64  2.0</w:t>
            </w:r>
          </w:p>
          <w:p>
            <w:pPr>
              <w:spacing w:before="0" w:after="0" w:line="240" w:lineRule="auto"/>
              <w:rPr>
                <w:rFonts w:asciiTheme="minorEastAsia" w:hAnsiTheme="minorEastAsia"/>
              </w:rPr>
            </w:pPr>
            <w:r>
              <w:rPr>
                <w:rFonts w:hint="eastAsia" w:asciiTheme="minorEastAsia" w:hAnsiTheme="minorEastAsia"/>
              </w:rPr>
              <w:t>image.set(cv2.CAP_PROP_EXPOSURE, 156)  #设置曝光值 1.0 - 5000  156.0</w:t>
            </w:r>
          </w:p>
          <w:p>
            <w:pPr>
              <w:spacing w:before="0" w:after="0" w:line="240" w:lineRule="auto"/>
              <w:rPr>
                <w:rFonts w:asciiTheme="minorEastAsia" w:hAnsiTheme="minorEastAsia"/>
              </w:rPr>
            </w:pPr>
          </w:p>
          <w:p>
            <w:pPr>
              <w:spacing w:before="0" w:after="0" w:line="240" w:lineRule="auto"/>
              <w:rPr>
                <w:rFonts w:asciiTheme="minorEastAsia" w:hAnsiTheme="minorEastAsia"/>
              </w:rPr>
            </w:pPr>
            <w:r>
              <w:rPr>
                <w:rFonts w:hint="eastAsia" w:asciiTheme="minorEastAsia" w:hAnsiTheme="minorEastAsia"/>
              </w:rPr>
              <w:t>ret, frame = image.read()     #读取摄像头数据</w:t>
            </w:r>
          </w:p>
          <w:p>
            <w:pPr>
              <w:spacing w:before="0" w:after="0" w:line="240" w:lineRule="auto"/>
              <w:rPr>
                <w:rFonts w:asciiTheme="minorEastAsia" w:hAnsiTheme="minorEastAsia"/>
              </w:rPr>
            </w:pPr>
            <w:r>
              <w:rPr>
                <w:rFonts w:asciiTheme="minorEastAsia" w:hAnsiTheme="minorEastAsia"/>
              </w:rPr>
              <w:t>image_widget.value = bgr8_to_jpeg(frame)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asciiTheme="minorEastAsia" w:hAnsiTheme="minorEastAsia"/>
              </w:rPr>
            </w:pPr>
            <w:r>
              <w:rPr>
                <w:rFonts w:asciiTheme="minorEastAsia" w:hAnsiTheme="minorEastAsia"/>
              </w:rPr>
              <w:t>while 1:</w:t>
            </w:r>
          </w:p>
          <w:p>
            <w:pPr>
              <w:spacing w:before="0" w:after="0" w:line="240" w:lineRule="auto"/>
              <w:rPr>
                <w:rFonts w:asciiTheme="minorEastAsia" w:hAnsiTheme="minorEastAsia"/>
              </w:rPr>
            </w:pPr>
            <w:r>
              <w:rPr>
                <w:rFonts w:asciiTheme="minorEastAsia" w:hAnsiTheme="minorEastAsia"/>
              </w:rPr>
              <w:t xml:space="preserve">    ret, frame = image.read()</w:t>
            </w:r>
          </w:p>
          <w:p>
            <w:pPr>
              <w:spacing w:before="0" w:after="0" w:line="240" w:lineRule="auto"/>
              <w:rPr>
                <w:rFonts w:asciiTheme="minorEastAsia" w:hAnsiTheme="minorEastAsia"/>
              </w:rPr>
            </w:pPr>
            <w:r>
              <w:rPr>
                <w:rFonts w:asciiTheme="minorEastAsia" w:hAnsiTheme="minorEastAsia"/>
              </w:rPr>
              <w:t xml:space="preserve">    image_widget.value = bgr8_to_jpeg(frame)</w:t>
            </w:r>
          </w:p>
          <w:p>
            <w:pPr>
              <w:spacing w:before="0" w:after="0" w:line="240" w:lineRule="auto"/>
              <w:rPr>
                <w:rFonts w:asciiTheme="minorEastAsia" w:hAnsiTheme="minorEastAsia"/>
              </w:rPr>
            </w:pPr>
            <w:r>
              <w:rPr>
                <w:rFonts w:asciiTheme="minorEastAsia" w:hAnsiTheme="minorEastAsia"/>
              </w:rPr>
              <w:t xml:space="preserve">    time.sleep(0.010)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asciiTheme="minorEastAsia" w:hAnsiTheme="minorEastAsia"/>
              </w:rPr>
            </w:pPr>
            <w:r>
              <w:rPr>
                <w:rFonts w:hint="eastAsia" w:asciiTheme="minorEastAsia" w:hAnsiTheme="minorEastAsia"/>
              </w:rPr>
              <w:t>image.release()              #使用完成对象记住释放掉对象，不然下一个程序使用这个对象模块会被占用，导致无法使用</w:t>
            </w:r>
          </w:p>
        </w:tc>
      </w:tr>
    </w:tbl>
    <w:p>
      <w:pPr>
        <w:rPr>
          <w:rFonts w:asciiTheme="minorEastAsia" w:hAnsiTheme="minorEastAsia"/>
        </w:rPr>
      </w:pPr>
    </w:p>
    <w:p>
      <w:pPr>
        <w:jc w:val="center"/>
        <w:rPr>
          <w:rFonts w:asciiTheme="minorEastAsia" w:hAnsiTheme="minorEastAsia"/>
        </w:rPr>
      </w:pPr>
      <w:r>
        <w:rPr>
          <w:rFonts w:asciiTheme="minorEastAsia" w:hAnsiTheme="minorEastAsia"/>
        </w:rPr>
        <w:drawing>
          <wp:inline distT="0" distB="0" distL="0" distR="0">
            <wp:extent cx="4154805" cy="3124835"/>
            <wp:effectExtent l="19050" t="0" r="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noChangeArrowheads="1"/>
                    </pic:cNvPicPr>
                  </pic:nvPicPr>
                  <pic:blipFill>
                    <a:blip r:embed="rId5"/>
                    <a:srcRect/>
                    <a:stretch>
                      <a:fillRect/>
                    </a:stretch>
                  </pic:blipFill>
                  <pic:spPr>
                    <a:xfrm>
                      <a:off x="0" y="0"/>
                      <a:ext cx="4157600" cy="3126768"/>
                    </a:xfrm>
                    <a:prstGeom prst="rect">
                      <a:avLst/>
                    </a:prstGeom>
                    <a:noFill/>
                    <a:ln w="9525">
                      <a:noFill/>
                      <a:miter lim="800000"/>
                      <a:headEnd/>
                      <a:tailEnd/>
                    </a:ln>
                  </pic:spPr>
                </pic:pic>
              </a:graphicData>
            </a:graphic>
          </wp:inline>
        </w:drawing>
      </w:r>
    </w:p>
    <w:p>
      <w:pPr>
        <w:pStyle w:val="4"/>
        <w:keepNext/>
        <w:keepLines/>
        <w:numPr>
          <w:ilvl w:val="2"/>
          <w:numId w:val="1"/>
        </w:numPr>
        <w:spacing w:before="0" w:beforeAutospacing="0" w:after="0" w:afterAutospacing="0"/>
        <w:rPr>
          <w:rFonts w:cs="Arial Unicode MS" w:asciiTheme="minorHAnsi" w:hAnsiTheme="minorHAnsi" w:eastAsiaTheme="minorEastAsia"/>
          <w:bCs w:val="0"/>
          <w:color w:val="434343"/>
          <w:sz w:val="36"/>
          <w:szCs w:val="24"/>
          <w:lang w:val="zh-CN"/>
        </w:rPr>
      </w:pPr>
      <w:bookmarkStart w:id="5" w:name="_Toc35866775"/>
      <w:r>
        <w:rPr>
          <w:rFonts w:hint="eastAsia" w:cs="Arial Unicode MS" w:asciiTheme="minorHAnsi" w:hAnsiTheme="minorHAnsi" w:eastAsiaTheme="minorEastAsia"/>
          <w:bCs w:val="0"/>
          <w:color w:val="434343"/>
          <w:sz w:val="36"/>
          <w:szCs w:val="24"/>
          <w:lang w:val="zh-CN"/>
        </w:rPr>
        <w:t>树莓派颜色识别</w:t>
      </w:r>
      <w:bookmarkEnd w:id="5"/>
    </w:p>
    <w:p>
      <w:pPr>
        <w:rPr>
          <w:b/>
          <w:sz w:val="20"/>
          <w:szCs w:val="20"/>
        </w:rPr>
      </w:pPr>
      <w:r>
        <w:rPr>
          <w:rFonts w:hint="eastAsia"/>
          <w:b/>
          <w:sz w:val="20"/>
          <w:szCs w:val="20"/>
        </w:rPr>
        <w:t>1、HSV颜色空间简介：</w:t>
      </w:r>
    </w:p>
    <w:p>
      <w:pPr>
        <w:pStyle w:val="36"/>
        <w:ind w:firstLine="0" w:firstLineChars="0"/>
        <w:rPr>
          <w:rFonts w:cs="宋体"/>
          <w:sz w:val="20"/>
          <w:szCs w:val="20"/>
        </w:rPr>
      </w:pPr>
      <w:r>
        <w:rPr>
          <w:rFonts w:hint="eastAsia"/>
          <w:sz w:val="20"/>
          <w:szCs w:val="20"/>
        </w:rPr>
        <w:tab/>
      </w:r>
      <w:r>
        <w:rPr>
          <w:sz w:val="20"/>
          <w:szCs w:val="20"/>
        </w:rPr>
        <w:t xml:space="preserve">RGB </w:t>
      </w:r>
      <w:r>
        <w:rPr>
          <w:rFonts w:cs="宋体"/>
          <w:sz w:val="20"/>
          <w:szCs w:val="20"/>
        </w:rPr>
        <w:t>颜色空间是大家最熟悉的颜色空间，即三基色空间，任何一种颜色都可以由该三种 颜色混合而成</w:t>
      </w:r>
      <w:r>
        <w:rPr>
          <w:rFonts w:hint="eastAsia" w:cs="宋体"/>
          <w:sz w:val="20"/>
          <w:szCs w:val="20"/>
        </w:rPr>
        <w:t>。</w:t>
      </w:r>
      <w:r>
        <w:rPr>
          <w:rFonts w:cs="宋体"/>
          <w:sz w:val="20"/>
          <w:szCs w:val="20"/>
        </w:rPr>
        <w:t xml:space="preserve">然而一般对颜色空间的图像进行有效处理都是在 </w:t>
      </w:r>
      <w:r>
        <w:rPr>
          <w:sz w:val="20"/>
          <w:szCs w:val="20"/>
        </w:rPr>
        <w:t xml:space="preserve">HSV </w:t>
      </w:r>
      <w:r>
        <w:rPr>
          <w:rFonts w:cs="宋体"/>
          <w:sz w:val="20"/>
          <w:szCs w:val="20"/>
        </w:rPr>
        <w:t>空间进行的，</w:t>
      </w:r>
      <w:r>
        <w:rPr>
          <w:sz w:val="20"/>
          <w:szCs w:val="20"/>
        </w:rPr>
        <w:t>HSV(</w:t>
      </w:r>
      <w:r>
        <w:rPr>
          <w:rFonts w:cs="宋体"/>
          <w:sz w:val="20"/>
          <w:szCs w:val="20"/>
        </w:rPr>
        <w:t xml:space="preserve">色 调 </w:t>
      </w:r>
      <w:r>
        <w:rPr>
          <w:sz w:val="20"/>
          <w:szCs w:val="20"/>
        </w:rPr>
        <w:t>Hue,</w:t>
      </w:r>
      <w:r>
        <w:rPr>
          <w:rFonts w:cs="宋体"/>
          <w:sz w:val="20"/>
          <w:szCs w:val="20"/>
        </w:rPr>
        <w:t xml:space="preserve">饱和度 </w:t>
      </w:r>
      <w:r>
        <w:rPr>
          <w:sz w:val="20"/>
          <w:szCs w:val="20"/>
        </w:rPr>
        <w:t>Saturation</w:t>
      </w:r>
      <w:r>
        <w:rPr>
          <w:rFonts w:hint="eastAsia"/>
          <w:sz w:val="20"/>
          <w:szCs w:val="20"/>
        </w:rPr>
        <w:t>，</w:t>
      </w:r>
      <w:r>
        <w:rPr>
          <w:rFonts w:cs="宋体"/>
          <w:sz w:val="20"/>
          <w:szCs w:val="20"/>
        </w:rPr>
        <w:t xml:space="preserve">亮度 </w:t>
      </w:r>
      <w:r>
        <w:rPr>
          <w:sz w:val="20"/>
          <w:szCs w:val="20"/>
        </w:rPr>
        <w:t>Value)</w:t>
      </w:r>
      <w:r>
        <w:rPr>
          <w:rFonts w:cs="宋体"/>
          <w:sz w:val="20"/>
          <w:szCs w:val="20"/>
        </w:rPr>
        <w:t>是根据颜色的直观特性创建的一种颜色空间</w:t>
      </w:r>
      <w:r>
        <w:rPr>
          <w:sz w:val="20"/>
          <w:szCs w:val="20"/>
        </w:rPr>
        <w:t xml:space="preserve">, </w:t>
      </w:r>
      <w:r>
        <w:rPr>
          <w:rFonts w:cs="宋体"/>
          <w:sz w:val="20"/>
          <w:szCs w:val="20"/>
        </w:rPr>
        <w:t>也称六角 锥体模型。</w:t>
      </w:r>
    </w:p>
    <w:p>
      <w:pPr>
        <w:pStyle w:val="36"/>
        <w:ind w:firstLine="0" w:firstLineChars="0"/>
        <w:rPr>
          <w:rFonts w:cs="宋体"/>
          <w:sz w:val="20"/>
          <w:szCs w:val="20"/>
        </w:rPr>
      </w:pPr>
      <w:r>
        <w:rPr>
          <w:rFonts w:hint="eastAsia" w:cs="宋体"/>
          <w:sz w:val="20"/>
          <w:szCs w:val="20"/>
        </w:rPr>
        <w:tab/>
      </w:r>
      <w:r>
        <w:rPr>
          <w:rFonts w:cs="宋体"/>
          <w:sz w:val="20"/>
          <w:szCs w:val="20"/>
        </w:rPr>
        <w:t xml:space="preserve">为什么会选择 </w:t>
      </w:r>
      <w:r>
        <w:rPr>
          <w:sz w:val="20"/>
          <w:szCs w:val="20"/>
        </w:rPr>
        <w:t xml:space="preserve">HSV </w:t>
      </w:r>
      <w:r>
        <w:rPr>
          <w:rFonts w:cs="宋体"/>
          <w:sz w:val="20"/>
          <w:szCs w:val="20"/>
        </w:rPr>
        <w:t xml:space="preserve">空间而不是 </w:t>
      </w:r>
      <w:r>
        <w:rPr>
          <w:sz w:val="20"/>
          <w:szCs w:val="20"/>
        </w:rPr>
        <w:t xml:space="preserve">RGB </w:t>
      </w:r>
      <w:r>
        <w:rPr>
          <w:rFonts w:cs="宋体"/>
          <w:sz w:val="20"/>
          <w:szCs w:val="20"/>
        </w:rPr>
        <w:t xml:space="preserve">空间?对于图像而言，识别相应的颜色在 </w:t>
      </w:r>
      <w:r>
        <w:rPr>
          <w:sz w:val="20"/>
          <w:szCs w:val="20"/>
        </w:rPr>
        <w:t xml:space="preserve">RGB </w:t>
      </w:r>
      <w:r>
        <w:rPr>
          <w:rFonts w:cs="宋体"/>
          <w:sz w:val="20"/>
          <w:szCs w:val="20"/>
        </w:rPr>
        <w:t xml:space="preserve">空间、 </w:t>
      </w:r>
      <w:r>
        <w:rPr>
          <w:sz w:val="20"/>
          <w:szCs w:val="20"/>
        </w:rPr>
        <w:t xml:space="preserve">HSV </w:t>
      </w:r>
      <w:r>
        <w:rPr>
          <w:rFonts w:cs="宋体"/>
          <w:sz w:val="20"/>
          <w:szCs w:val="20"/>
        </w:rPr>
        <w:t xml:space="preserve">空间或者其它颜色空间都是可行的。之所以选择 </w:t>
      </w:r>
      <w:r>
        <w:rPr>
          <w:sz w:val="20"/>
          <w:szCs w:val="20"/>
        </w:rPr>
        <w:t>HSV</w:t>
      </w:r>
      <w:r>
        <w:rPr>
          <w:rFonts w:cs="宋体"/>
          <w:sz w:val="20"/>
          <w:szCs w:val="20"/>
        </w:rPr>
        <w:t xml:space="preserve">，是因为 </w:t>
      </w:r>
      <w:r>
        <w:rPr>
          <w:sz w:val="20"/>
          <w:szCs w:val="20"/>
        </w:rPr>
        <w:t xml:space="preserve">H </w:t>
      </w:r>
      <w:r>
        <w:rPr>
          <w:rFonts w:cs="宋体"/>
          <w:sz w:val="20"/>
          <w:szCs w:val="20"/>
        </w:rPr>
        <w:t xml:space="preserve">代表的色调基本上可以 确定某种颜色，再结合饱和度和亮度信息判断大于某一个阈值。而 </w:t>
      </w:r>
      <w:r>
        <w:rPr>
          <w:sz w:val="20"/>
          <w:szCs w:val="20"/>
        </w:rPr>
        <w:t xml:space="preserve">RGB </w:t>
      </w:r>
      <w:r>
        <w:rPr>
          <w:rFonts w:cs="宋体"/>
          <w:sz w:val="20"/>
          <w:szCs w:val="20"/>
        </w:rPr>
        <w:t xml:space="preserve">由三个分量构成， 需要判断每种分量的贡献比例。即 </w:t>
      </w:r>
      <w:r>
        <w:rPr>
          <w:sz w:val="20"/>
          <w:szCs w:val="20"/>
        </w:rPr>
        <w:t xml:space="preserve">HSV </w:t>
      </w:r>
      <w:r>
        <w:rPr>
          <w:rFonts w:cs="宋体"/>
          <w:sz w:val="20"/>
          <w:szCs w:val="20"/>
        </w:rPr>
        <w:t>空间的识别的范围更广，更方便。</w:t>
      </w:r>
    </w:p>
    <w:p>
      <w:pPr>
        <w:pStyle w:val="36"/>
        <w:ind w:left="585" w:firstLine="0" w:firstLineChars="0"/>
        <w:jc w:val="center"/>
      </w:pPr>
      <w:r>
        <w:drawing>
          <wp:inline distT="0" distB="0" distL="0" distR="0">
            <wp:extent cx="4189730" cy="3350260"/>
            <wp:effectExtent l="0" t="0" r="1270" b="2540"/>
            <wp:docPr id="77" name="图片 77" descr="https://ss1.bdstatic.com/70cFuXSh_Q1YnxGkpoWK1HF6hhy/it/u=3930384187,3380158898&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https://ss1.bdstatic.com/70cFuXSh_Q1YnxGkpoWK1HF6hhy/it/u=3930384187,3380158898&amp;fm=26&amp;gp=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189730" cy="3350260"/>
                    </a:xfrm>
                    <a:prstGeom prst="rect">
                      <a:avLst/>
                    </a:prstGeom>
                    <a:noFill/>
                    <a:ln>
                      <a:noFill/>
                    </a:ln>
                  </pic:spPr>
                </pic:pic>
              </a:graphicData>
            </a:graphic>
          </wp:inline>
        </w:drawing>
      </w:r>
    </w:p>
    <w:p>
      <w:pPr>
        <w:pStyle w:val="36"/>
        <w:ind w:left="585" w:firstLine="0" w:firstLineChars="0"/>
        <w:jc w:val="center"/>
        <w:rPr>
          <w:rFonts w:cs="宋体"/>
          <w:sz w:val="20"/>
          <w:szCs w:val="20"/>
        </w:rPr>
      </w:pPr>
      <w:r>
        <w:rPr>
          <w:rFonts w:hint="eastAsia"/>
        </w:rPr>
        <w:t>HSV颜色空间模型</w:t>
      </w:r>
    </w:p>
    <w:p>
      <w:pPr>
        <w:rPr>
          <w:b/>
          <w:sz w:val="20"/>
          <w:szCs w:val="20"/>
        </w:rPr>
      </w:pPr>
      <w:bookmarkStart w:id="6" w:name="_7m205qx4d3xn" w:colFirst="0" w:colLast="0"/>
      <w:bookmarkEnd w:id="6"/>
      <w:bookmarkStart w:id="7" w:name="_Toc16022_WPSOffice_Level3"/>
      <w:r>
        <w:rPr>
          <w:rFonts w:hint="eastAsia"/>
          <w:b/>
          <w:sz w:val="20"/>
          <w:szCs w:val="20"/>
        </w:rPr>
        <w:t>2 、</w:t>
      </w:r>
      <w:r>
        <w:rPr>
          <w:b/>
          <w:sz w:val="20"/>
          <w:szCs w:val="20"/>
        </w:rPr>
        <w:t>三种颜色空间的转换（gray BGR HSV)</w:t>
      </w:r>
      <w:bookmarkEnd w:id="7"/>
      <w:r>
        <w:rPr>
          <w:rFonts w:hint="eastAsia"/>
          <w:b/>
          <w:sz w:val="20"/>
          <w:szCs w:val="20"/>
        </w:rPr>
        <w:t>：</w:t>
      </w:r>
    </w:p>
    <w:p>
      <w:pPr>
        <w:pStyle w:val="36"/>
        <w:ind w:firstLine="0" w:firstLineChars="0"/>
        <w:rPr>
          <w:sz w:val="20"/>
          <w:szCs w:val="20"/>
        </w:rPr>
      </w:pPr>
      <w:r>
        <w:rPr>
          <w:rFonts w:hint="eastAsia" w:cs="宋体"/>
          <w:sz w:val="20"/>
          <w:szCs w:val="20"/>
        </w:rPr>
        <w:tab/>
      </w:r>
      <w:r>
        <w:rPr>
          <w:rFonts w:cs="宋体"/>
          <w:sz w:val="20"/>
          <w:szCs w:val="20"/>
        </w:rPr>
        <w:t>在OpenCV中有超过</w:t>
      </w:r>
      <w:r>
        <w:rPr>
          <w:sz w:val="20"/>
          <w:szCs w:val="20"/>
        </w:rPr>
        <w:t>150</w:t>
      </w:r>
      <w:r>
        <w:rPr>
          <w:rFonts w:cs="宋体"/>
          <w:sz w:val="20"/>
          <w:szCs w:val="20"/>
        </w:rPr>
        <w:t xml:space="preserve">种的颜色空间转换的方法，但是我们经常会用到的也就只有两种，即 </w:t>
      </w:r>
      <w:r>
        <w:rPr>
          <w:sz w:val="20"/>
          <w:szCs w:val="20"/>
        </w:rPr>
        <w:t xml:space="preserve">BGR-&gt;Gray </w:t>
      </w:r>
      <w:r>
        <w:rPr>
          <w:rFonts w:cs="宋体"/>
          <w:sz w:val="20"/>
          <w:szCs w:val="20"/>
        </w:rPr>
        <w:t xml:space="preserve">和 </w:t>
      </w:r>
      <w:r>
        <w:rPr>
          <w:sz w:val="20"/>
          <w:szCs w:val="20"/>
        </w:rPr>
        <w:t>BGR-&gt;HSV</w:t>
      </w:r>
      <w:r>
        <w:rPr>
          <w:rFonts w:cs="宋体"/>
          <w:sz w:val="20"/>
          <w:szCs w:val="20"/>
        </w:rPr>
        <w:t xml:space="preserve">。注意 </w:t>
      </w:r>
      <w:r>
        <w:rPr>
          <w:sz w:val="20"/>
          <w:szCs w:val="20"/>
        </w:rPr>
        <w:t xml:space="preserve">Gray </w:t>
      </w:r>
      <w:r>
        <w:rPr>
          <w:rFonts w:cs="宋体"/>
          <w:sz w:val="20"/>
          <w:szCs w:val="20"/>
        </w:rPr>
        <w:t xml:space="preserve">和 </w:t>
      </w:r>
      <w:r>
        <w:rPr>
          <w:sz w:val="20"/>
          <w:szCs w:val="20"/>
        </w:rPr>
        <w:t xml:space="preserve">HSV </w:t>
      </w:r>
      <w:r>
        <w:rPr>
          <w:rFonts w:cs="宋体"/>
          <w:sz w:val="20"/>
          <w:szCs w:val="20"/>
        </w:rPr>
        <w:t>不可以互相转换。 颜色空间转换:</w:t>
      </w:r>
      <w:r>
        <w:rPr>
          <w:sz w:val="20"/>
          <w:szCs w:val="20"/>
        </w:rPr>
        <w:t>cv2.cvtColor(input_image, flag)</w:t>
      </w:r>
    </w:p>
    <w:p>
      <w:pPr>
        <w:pStyle w:val="36"/>
        <w:ind w:left="585" w:firstLine="0" w:firstLineChars="0"/>
        <w:rPr>
          <w:sz w:val="20"/>
          <w:szCs w:val="20"/>
        </w:rPr>
      </w:pPr>
      <w:r>
        <w:rPr>
          <w:sz w:val="20"/>
          <w:szCs w:val="20"/>
        </w:rPr>
        <w:t>BGR-&gt;Gray</w:t>
      </w:r>
      <w:r>
        <w:rPr>
          <w:rFonts w:cs="宋体"/>
          <w:sz w:val="20"/>
          <w:szCs w:val="20"/>
        </w:rPr>
        <w:t xml:space="preserve">: </w:t>
      </w:r>
      <w:r>
        <w:rPr>
          <w:sz w:val="20"/>
          <w:szCs w:val="20"/>
        </w:rPr>
        <w:t xml:space="preserve">flag </w:t>
      </w:r>
      <w:r>
        <w:rPr>
          <w:rFonts w:cs="宋体"/>
          <w:sz w:val="20"/>
          <w:szCs w:val="20"/>
        </w:rPr>
        <w:t xml:space="preserve">就是 </w:t>
      </w:r>
      <w:r>
        <w:rPr>
          <w:sz w:val="20"/>
          <w:szCs w:val="20"/>
        </w:rPr>
        <w:t>cv2.COLOR_BGR2GRAY</w:t>
      </w:r>
    </w:p>
    <w:p>
      <w:pPr>
        <w:pStyle w:val="36"/>
        <w:ind w:left="585" w:firstLine="0" w:firstLineChars="0"/>
        <w:rPr>
          <w:sz w:val="20"/>
          <w:szCs w:val="20"/>
        </w:rPr>
      </w:pPr>
      <w:r>
        <w:rPr>
          <w:sz w:val="20"/>
          <w:szCs w:val="20"/>
        </w:rPr>
        <w:t xml:space="preserve">BGR-&gt;HSV: flag </w:t>
      </w:r>
      <w:r>
        <w:rPr>
          <w:rFonts w:cs="宋体"/>
          <w:sz w:val="20"/>
          <w:szCs w:val="20"/>
        </w:rPr>
        <w:t xml:space="preserve">就是 </w:t>
      </w:r>
      <w:r>
        <w:rPr>
          <w:sz w:val="20"/>
          <w:szCs w:val="20"/>
        </w:rPr>
        <w:t>cv2.COLOR_BGR2HSV</w:t>
      </w:r>
    </w:p>
    <w:p>
      <w:pPr>
        <w:pStyle w:val="36"/>
        <w:ind w:left="585" w:firstLine="0" w:firstLineChars="0"/>
        <w:rPr>
          <w:rFonts w:cs="宋体"/>
          <w:sz w:val="20"/>
          <w:szCs w:val="20"/>
        </w:rPr>
      </w:pPr>
      <w:r>
        <w:rPr>
          <w:sz w:val="20"/>
          <w:szCs w:val="20"/>
        </w:rPr>
        <w:t xml:space="preserve">OpenCV </w:t>
      </w:r>
      <w:r>
        <w:rPr>
          <w:rFonts w:cs="宋体"/>
          <w:sz w:val="20"/>
          <w:szCs w:val="20"/>
        </w:rPr>
        <w:t xml:space="preserve">中 </w:t>
      </w:r>
      <w:r>
        <w:rPr>
          <w:sz w:val="20"/>
          <w:szCs w:val="20"/>
        </w:rPr>
        <w:t xml:space="preserve">HSV </w:t>
      </w:r>
      <w:r>
        <w:rPr>
          <w:rFonts w:cs="宋体"/>
          <w:sz w:val="20"/>
          <w:szCs w:val="20"/>
        </w:rPr>
        <w:t xml:space="preserve">颜色空间的取值范围: </w:t>
      </w:r>
    </w:p>
    <w:p>
      <w:pPr>
        <w:pStyle w:val="36"/>
        <w:ind w:left="585" w:firstLine="0" w:firstLineChars="0"/>
        <w:rPr>
          <w:sz w:val="20"/>
          <w:szCs w:val="20"/>
        </w:rPr>
      </w:pPr>
      <w:r>
        <w:rPr>
          <w:sz w:val="20"/>
          <w:szCs w:val="20"/>
        </w:rPr>
        <w:t>H [0, 179] S [0, 255] V [0, 255]</w:t>
      </w:r>
    </w:p>
    <w:p>
      <w:pPr>
        <w:pStyle w:val="36"/>
        <w:ind w:left="585" w:firstLine="0" w:firstLineChars="0"/>
        <w:rPr>
          <w:sz w:val="20"/>
          <w:szCs w:val="20"/>
        </w:rPr>
      </w:pPr>
    </w:p>
    <w:p>
      <w:pPr>
        <w:pStyle w:val="36"/>
        <w:ind w:firstLine="0" w:firstLineChars="0"/>
        <w:rPr>
          <w:sz w:val="20"/>
          <w:szCs w:val="20"/>
        </w:rPr>
      </w:pPr>
      <w:r>
        <w:drawing>
          <wp:inline distT="114300" distB="114300" distL="114300" distR="114300">
            <wp:extent cx="5274310" cy="1527175"/>
            <wp:effectExtent l="0" t="0" r="2540" b="0"/>
            <wp:docPr id="106" name="image89.png"/>
            <wp:cNvGraphicFramePr/>
            <a:graphic xmlns:a="http://schemas.openxmlformats.org/drawingml/2006/main">
              <a:graphicData uri="http://schemas.openxmlformats.org/drawingml/2006/picture">
                <pic:pic xmlns:pic="http://schemas.openxmlformats.org/drawingml/2006/picture">
                  <pic:nvPicPr>
                    <pic:cNvPr id="106" name="image89.png"/>
                    <pic:cNvPicPr preferRelativeResize="0"/>
                  </pic:nvPicPr>
                  <pic:blipFill>
                    <a:blip r:embed="rId7"/>
                    <a:srcRect/>
                    <a:stretch>
                      <a:fillRect/>
                    </a:stretch>
                  </pic:blipFill>
                  <pic:spPr>
                    <a:xfrm>
                      <a:off x="0" y="0"/>
                      <a:ext cx="5284414" cy="1530581"/>
                    </a:xfrm>
                    <a:prstGeom prst="rect">
                      <a:avLst/>
                    </a:prstGeom>
                  </pic:spPr>
                </pic:pic>
              </a:graphicData>
            </a:graphic>
          </wp:inline>
        </w:drawing>
      </w:r>
    </w:p>
    <w:p>
      <w:pPr>
        <w:pStyle w:val="7"/>
        <w:ind w:left="585"/>
        <w:contextualSpacing w:val="0"/>
        <w:jc w:val="center"/>
        <w:rPr>
          <w:rFonts w:asciiTheme="minorHAnsi" w:hAnsiTheme="minorHAnsi" w:eastAsiaTheme="minorEastAsia"/>
          <w:szCs w:val="20"/>
        </w:rPr>
      </w:pPr>
      <w:r>
        <w:rPr>
          <w:rFonts w:hint="eastAsia" w:asciiTheme="minorHAnsi" w:hAnsiTheme="minorHAnsi" w:eastAsiaTheme="minorEastAsia"/>
        </w:rPr>
        <w:t>常用颜色的取值范围</w:t>
      </w:r>
    </w:p>
    <w:p>
      <w:pPr>
        <w:rPr>
          <w:lang w:val="zh-CN"/>
        </w:rPr>
      </w:pPr>
      <w:r>
        <w:rPr>
          <w:rFonts w:hint="eastAsia"/>
          <w:lang w:val="zh-CN"/>
        </w:rPr>
        <w:t>根据以上区间，我们目标是识别是否是我们设置的颜色区间，并把这种颜色先用白色替换，非这种颜色的用黑色替换，最后再把白色部分替换为原始图像。</w:t>
      </w:r>
    </w:p>
    <w:p>
      <w:pPr>
        <w:rPr>
          <w:i/>
          <w:u w:val="single"/>
        </w:rPr>
      </w:pPr>
      <w:r>
        <w:rPr>
          <w:rFonts w:hint="eastAsia"/>
          <w:i/>
        </w:rPr>
        <w:t>代码路径：</w:t>
      </w:r>
      <w:r>
        <w:rPr>
          <w:rFonts w:hint="eastAsia"/>
          <w:i/>
          <w:u w:val="single"/>
        </w:rPr>
        <w:t xml:space="preserve"> /home/pi/Yahboom_Project/3.AI视觉课程/02.树莓派颜色识别.ipynb</w:t>
      </w:r>
    </w:p>
    <w:p>
      <w:pPr>
        <w:rPr>
          <w:i/>
          <w:u w:val="single"/>
        </w:rPr>
      </w:pP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#bgr8</w:t>
            </w:r>
            <w:r>
              <w:rPr>
                <w:rFonts w:hint="eastAsia"/>
                <w:lang w:val="zh-CN"/>
              </w:rPr>
              <w:t>转</w:t>
            </w:r>
            <w:r>
              <w:rPr>
                <w:rFonts w:hint="eastAsia"/>
              </w:rPr>
              <w:t>jpeg</w:t>
            </w:r>
            <w:r>
              <w:rPr>
                <w:rFonts w:hint="eastAsia"/>
                <w:lang w:val="zh-CN"/>
              </w:rPr>
              <w:t>格式</w:t>
            </w:r>
          </w:p>
          <w:p>
            <w:pPr>
              <w:spacing w:before="0" w:after="0" w:line="240" w:lineRule="auto"/>
            </w:pPr>
            <w:r>
              <w:t>import enum</w:t>
            </w:r>
          </w:p>
          <w:p>
            <w:pPr>
              <w:spacing w:before="0" w:after="0" w:line="240" w:lineRule="auto"/>
            </w:pPr>
            <w:r>
              <w:t>import cv2</w:t>
            </w:r>
          </w:p>
          <w:p>
            <w:pPr>
              <w:spacing w:before="0" w:after="0" w:line="240" w:lineRule="auto"/>
            </w:pPr>
          </w:p>
          <w:p>
            <w:pPr>
              <w:spacing w:before="0" w:after="0" w:line="240" w:lineRule="auto"/>
            </w:pPr>
            <w:r>
              <w:t>def bgr8_to_jpeg(value, quality=75):</w:t>
            </w:r>
          </w:p>
          <w:p>
            <w:pPr>
              <w:spacing w:before="0" w:after="0" w:line="240" w:lineRule="auto"/>
            </w:pPr>
            <w:r>
              <w:t xml:space="preserve">    return bytes(cv2.imencode('.jpg', value)[1])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#摄像头组件显示</w:t>
            </w:r>
          </w:p>
          <w:p>
            <w:pPr>
              <w:spacing w:before="0" w:after="0" w:line="240" w:lineRule="auto"/>
            </w:pPr>
            <w:r>
              <w:t>import traitlets</w:t>
            </w:r>
          </w:p>
          <w:p>
            <w:pPr>
              <w:spacing w:before="0" w:after="0" w:line="240" w:lineRule="auto"/>
            </w:pPr>
            <w:r>
              <w:t>import ipywidgets.widgets as widgets</w:t>
            </w:r>
          </w:p>
          <w:p>
            <w:pPr>
              <w:spacing w:before="0" w:after="0" w:line="240" w:lineRule="auto"/>
            </w:pPr>
            <w:r>
              <w:t>import time</w:t>
            </w:r>
          </w:p>
          <w:p>
            <w:pPr>
              <w:spacing w:before="0" w:after="0" w:line="240" w:lineRule="auto"/>
            </w:pPr>
            <w:r>
              <w:rPr>
                <w:rFonts w:hint="eastAsia"/>
              </w:rPr>
              <w:t># 线程功能操作库</w:t>
            </w:r>
          </w:p>
          <w:p>
            <w:pPr>
              <w:spacing w:before="0" w:after="0" w:line="240" w:lineRule="auto"/>
            </w:pPr>
            <w:r>
              <w:t>import threading</w:t>
            </w:r>
          </w:p>
          <w:p>
            <w:pPr>
              <w:spacing w:before="0" w:after="0" w:line="240" w:lineRule="auto"/>
            </w:pPr>
            <w:r>
              <w:t>import inspect</w:t>
            </w:r>
          </w:p>
          <w:p>
            <w:pPr>
              <w:spacing w:before="0" w:after="0" w:line="240" w:lineRule="auto"/>
            </w:pPr>
            <w:r>
              <w:t>import ctypes</w:t>
            </w:r>
          </w:p>
          <w:p>
            <w:pPr>
              <w:spacing w:before="0" w:after="0" w:line="240" w:lineRule="auto"/>
            </w:pPr>
          </w:p>
          <w:p>
            <w:pPr>
              <w:spacing w:before="0" w:after="0" w:line="240" w:lineRule="auto"/>
            </w:pPr>
            <w:r>
              <w:t>origin_widget = widgets.Image(format='jpeg', width=320, height=240)</w:t>
            </w:r>
          </w:p>
          <w:p>
            <w:pPr>
              <w:spacing w:before="0" w:after="0" w:line="240" w:lineRule="auto"/>
            </w:pPr>
            <w:r>
              <w:t>mask_widget = widgets.Image(format='jpeg',width=320, height=240)</w:t>
            </w:r>
          </w:p>
          <w:p>
            <w:pPr>
              <w:spacing w:before="0" w:after="0" w:line="240" w:lineRule="auto"/>
            </w:pPr>
            <w:r>
              <w:t>result_widget = widgets.Image(format='jpeg',width=320, height=240)</w:t>
            </w:r>
          </w:p>
          <w:p>
            <w:pPr>
              <w:spacing w:before="0" w:after="0" w:line="240" w:lineRule="auto"/>
            </w:pPr>
          </w:p>
          <w:p>
            <w:pPr>
              <w:spacing w:before="0" w:after="0" w:line="240" w:lineRule="auto"/>
            </w:pPr>
            <w:r>
              <w:t># create a horizontal box container to place the image widget next to eachother</w:t>
            </w:r>
          </w:p>
          <w:p>
            <w:pPr>
              <w:spacing w:before="0" w:after="0" w:line="240" w:lineRule="auto"/>
            </w:pPr>
            <w:r>
              <w:t>image_container = widgets.HBox([origin_widget, mask_widget, result_widget])</w:t>
            </w:r>
          </w:p>
          <w:p>
            <w:pPr>
              <w:spacing w:before="0" w:after="0" w:line="240" w:lineRule="auto"/>
            </w:pPr>
          </w:p>
          <w:p>
            <w:pPr>
              <w:spacing w:before="0" w:after="0" w:line="240" w:lineRule="auto"/>
            </w:pPr>
            <w:r>
              <w:t>display(image_container)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w:t>
            </w:r>
            <w:r>
              <w:rPr>
                <w:rFonts w:hint="eastAsia"/>
                <w:lang w:val="zh-CN"/>
              </w:rPr>
              <w:t>线程相关函数</w:t>
            </w:r>
          </w:p>
          <w:p>
            <w:pPr>
              <w:spacing w:before="0" w:after="0" w:line="240" w:lineRule="auto"/>
            </w:pPr>
            <w:r>
              <w:t>def _async_raise(tid, exctype):</w:t>
            </w:r>
          </w:p>
          <w:p>
            <w:pPr>
              <w:spacing w:before="0" w:after="0" w:line="240" w:lineRule="auto"/>
            </w:pPr>
            <w:r>
              <w:t xml:space="preserve">    """raises the exception, performs cleanup if needed"""</w:t>
            </w:r>
          </w:p>
          <w:p>
            <w:pPr>
              <w:spacing w:before="0" w:after="0" w:line="240" w:lineRule="auto"/>
            </w:pPr>
            <w:r>
              <w:t xml:space="preserve">    tid = ctypes.c_long(tid)</w:t>
            </w:r>
          </w:p>
          <w:p>
            <w:pPr>
              <w:spacing w:before="0" w:after="0" w:line="240" w:lineRule="auto"/>
            </w:pPr>
            <w:r>
              <w:t xml:space="preserve">    if not inspect.isclass(exctype):</w:t>
            </w:r>
          </w:p>
          <w:p>
            <w:pPr>
              <w:spacing w:before="0" w:after="0" w:line="240" w:lineRule="auto"/>
            </w:pPr>
            <w:r>
              <w:t xml:space="preserve">        exctype = type(exctype)</w:t>
            </w:r>
          </w:p>
          <w:p>
            <w:pPr>
              <w:spacing w:before="0" w:after="0" w:line="240" w:lineRule="auto"/>
            </w:pPr>
            <w:r>
              <w:t xml:space="preserve">    res = ctypes.pythonapi.PyThreadState_SetAsyncExc(tid, ctypes.py_object(exctype))</w:t>
            </w:r>
          </w:p>
          <w:p>
            <w:pPr>
              <w:spacing w:before="0" w:after="0" w:line="240" w:lineRule="auto"/>
            </w:pPr>
            <w:r>
              <w:t xml:space="preserve">    if res == 0:</w:t>
            </w:r>
          </w:p>
          <w:p>
            <w:pPr>
              <w:spacing w:before="0" w:after="0" w:line="240" w:lineRule="auto"/>
            </w:pPr>
            <w:r>
              <w:t xml:space="preserve">        raise ValueError("invalid thread id")</w:t>
            </w:r>
          </w:p>
          <w:p>
            <w:pPr>
              <w:spacing w:before="0" w:after="0" w:line="240" w:lineRule="auto"/>
            </w:pPr>
            <w:r>
              <w:t xml:space="preserve">    elif res != 1:</w:t>
            </w:r>
          </w:p>
          <w:p>
            <w:pPr>
              <w:spacing w:before="0" w:after="0" w:line="240" w:lineRule="auto"/>
            </w:pPr>
            <w:r>
              <w:t xml:space="preserve">        # """if it returns a number greater than one, you're in trouble,</w:t>
            </w:r>
          </w:p>
          <w:p>
            <w:pPr>
              <w:spacing w:before="0" w:after="0" w:line="240" w:lineRule="auto"/>
            </w:pPr>
            <w:r>
              <w:t xml:space="preserve">        # and you should call it again with exc=NULL to revert the effect"""</w:t>
            </w:r>
          </w:p>
          <w:p>
            <w:pPr>
              <w:spacing w:before="0" w:after="0" w:line="240" w:lineRule="auto"/>
            </w:pPr>
            <w:r>
              <w:t xml:space="preserve">        ctypes.pythonapi.PyThreadState_SetAsyncExc(tid, None)</w:t>
            </w:r>
          </w:p>
          <w:p>
            <w:pPr>
              <w:spacing w:before="0" w:after="0" w:line="240" w:lineRule="auto"/>
            </w:pPr>
            <w:r>
              <w:t xml:space="preserve">        </w:t>
            </w:r>
          </w:p>
          <w:p>
            <w:pPr>
              <w:spacing w:before="0" w:after="0" w:line="240" w:lineRule="auto"/>
            </w:pPr>
            <w:r>
              <w:t>def stop_thread(thread):</w:t>
            </w:r>
          </w:p>
          <w:p>
            <w:pPr>
              <w:spacing w:before="0" w:after="0" w:line="240" w:lineRule="auto"/>
            </w:pPr>
            <w:r>
              <w:t xml:space="preserve">    _async_raise(thread.ident, SystemExit)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#主进程函数</w:t>
            </w:r>
          </w:p>
          <w:p>
            <w:pPr>
              <w:spacing w:before="0" w:after="0" w:line="240" w:lineRule="auto"/>
            </w:pPr>
            <w:r>
              <w:t>import cv2</w:t>
            </w:r>
          </w:p>
          <w:p>
            <w:pPr>
              <w:spacing w:before="0" w:after="0" w:line="240" w:lineRule="auto"/>
            </w:pPr>
            <w:r>
              <w:t>import numpy as np</w:t>
            </w:r>
          </w:p>
          <w:p>
            <w:pPr>
              <w:spacing w:before="0" w:after="0" w:line="240" w:lineRule="auto"/>
            </w:pPr>
            <w:r>
              <w:t>import ipywidgets.widgets as widgets</w:t>
            </w:r>
          </w:p>
          <w:p>
            <w:pPr>
              <w:spacing w:before="0" w:after="0" w:line="240" w:lineRule="auto"/>
            </w:pPr>
          </w:p>
          <w:p>
            <w:pPr>
              <w:spacing w:before="0" w:after="0" w:line="240" w:lineRule="auto"/>
            </w:pPr>
          </w:p>
          <w:p>
            <w:pPr>
              <w:spacing w:before="0" w:after="0" w:line="240" w:lineRule="auto"/>
            </w:pPr>
            <w:r>
              <w:t>cap = cv2.VideoCapture(0)</w:t>
            </w:r>
          </w:p>
          <w:p>
            <w:pPr>
              <w:spacing w:before="0" w:after="0" w:line="240" w:lineRule="auto"/>
            </w:pPr>
            <w:r>
              <w:t>cap.set(3, 640)</w:t>
            </w:r>
          </w:p>
          <w:p>
            <w:pPr>
              <w:spacing w:before="0" w:after="0" w:line="240" w:lineRule="auto"/>
            </w:pPr>
            <w:r>
              <w:t>cap.set(4, 480)</w:t>
            </w:r>
          </w:p>
          <w:p>
            <w:pPr>
              <w:spacing w:before="0" w:after="0" w:line="240" w:lineRule="auto"/>
            </w:pPr>
            <w:r>
              <w:rPr>
                <w:rFonts w:hint="eastAsia"/>
              </w:rPr>
              <w:t>cap.set(5, 120)  #设置帧率</w:t>
            </w:r>
          </w:p>
          <w:p>
            <w:pPr>
              <w:spacing w:before="0" w:after="0" w:line="240" w:lineRule="auto"/>
            </w:pPr>
            <w:r>
              <w:t>cap.set(cv2.CAP_PROP_FOURCC, cv2.VideoWriter.fourcc('M', 'J', 'P', 'G'))</w:t>
            </w:r>
          </w:p>
          <w:p>
            <w:pPr>
              <w:spacing w:before="0" w:after="0" w:line="240" w:lineRule="auto"/>
            </w:pPr>
            <w:r>
              <w:rPr>
                <w:rFonts w:hint="eastAsia"/>
              </w:rPr>
              <w:t># image.set(cv2.CAP_PROP_BRIGHTNESS, 40) #设置亮度 -64 - 64  0.0</w:t>
            </w:r>
          </w:p>
          <w:p>
            <w:pPr>
              <w:spacing w:before="0" w:after="0" w:line="240" w:lineRule="auto"/>
            </w:pPr>
            <w:r>
              <w:rPr>
                <w:rFonts w:hint="eastAsia"/>
              </w:rPr>
              <w:t># image.set(cv2.CAP_PROP_CONTRAST, 50)   #设置对比度 -64 - 64  2.0</w:t>
            </w:r>
          </w:p>
          <w:p>
            <w:pPr>
              <w:spacing w:before="0" w:after="0" w:line="240" w:lineRule="auto"/>
            </w:pPr>
            <w:r>
              <w:rPr>
                <w:rFonts w:hint="eastAsia"/>
              </w:rPr>
              <w:t># image.set(cv2.CAP_PROP_EXPOSURE, 156)  #设置曝光值 1.0 - 5000  156.0</w:t>
            </w:r>
          </w:p>
          <w:p>
            <w:pPr>
              <w:spacing w:before="0" w:after="0" w:line="240" w:lineRule="auto"/>
            </w:pPr>
          </w:p>
          <w:p>
            <w:pPr>
              <w:spacing w:before="0" w:after="0" w:line="240" w:lineRule="auto"/>
            </w:pPr>
          </w:p>
          <w:p>
            <w:pPr>
              <w:spacing w:before="0" w:after="0" w:line="240" w:lineRule="auto"/>
            </w:pPr>
            <w:r>
              <w:rPr>
                <w:rFonts w:hint="eastAsia"/>
              </w:rPr>
              <w:t>#默认选择红色的，想识别其他请注释下面红色区间代码，放开后面其他区间代码段</w:t>
            </w:r>
          </w:p>
          <w:p>
            <w:pPr>
              <w:spacing w:before="0" w:after="0" w:line="240" w:lineRule="auto"/>
            </w:pPr>
            <w:r>
              <w:rPr>
                <w:rFonts w:hint="eastAsia"/>
              </w:rPr>
              <w:t># 红色区间</w:t>
            </w:r>
          </w:p>
          <w:p>
            <w:pPr>
              <w:spacing w:before="0" w:after="0" w:line="240" w:lineRule="auto"/>
            </w:pPr>
            <w:r>
              <w:t>color_lower = np.array([0, 43, 46])</w:t>
            </w:r>
          </w:p>
          <w:p>
            <w:pPr>
              <w:spacing w:before="0" w:after="0" w:line="240" w:lineRule="auto"/>
            </w:pPr>
            <w:r>
              <w:t>color_upper = np.array([10, 255, 255])</w:t>
            </w:r>
          </w:p>
          <w:p>
            <w:pPr>
              <w:spacing w:before="0" w:after="0" w:line="240" w:lineRule="auto"/>
            </w:pPr>
          </w:p>
          <w:p>
            <w:pPr>
              <w:spacing w:before="0" w:after="0" w:line="240" w:lineRule="auto"/>
            </w:pPr>
            <w:r>
              <w:rPr>
                <w:rFonts w:hint="eastAsia"/>
              </w:rPr>
              <w:t># #绿色区间</w:t>
            </w:r>
          </w:p>
          <w:p>
            <w:pPr>
              <w:spacing w:before="0" w:after="0" w:line="240" w:lineRule="auto"/>
            </w:pPr>
            <w:r>
              <w:t># color_lower = np.array([35, 43, 46])</w:t>
            </w:r>
          </w:p>
          <w:p>
            <w:pPr>
              <w:spacing w:before="0" w:after="0" w:line="240" w:lineRule="auto"/>
            </w:pPr>
            <w:r>
              <w:t># color_upper = np.array([77, 255, 255])</w:t>
            </w:r>
          </w:p>
          <w:p>
            <w:pPr>
              <w:spacing w:before="0" w:after="0" w:line="240" w:lineRule="auto"/>
            </w:pPr>
          </w:p>
          <w:p>
            <w:pPr>
              <w:spacing w:before="0" w:after="0" w:line="240" w:lineRule="auto"/>
            </w:pPr>
            <w:r>
              <w:rPr>
                <w:rFonts w:hint="eastAsia"/>
              </w:rPr>
              <w:t># #蓝色区间</w:t>
            </w:r>
          </w:p>
          <w:p>
            <w:pPr>
              <w:spacing w:before="0" w:after="0" w:line="240" w:lineRule="auto"/>
            </w:pPr>
            <w:r>
              <w:t># color_lower=np.array([100, 43, 46])</w:t>
            </w:r>
          </w:p>
          <w:p>
            <w:pPr>
              <w:spacing w:before="0" w:after="0" w:line="240" w:lineRule="auto"/>
            </w:pPr>
            <w:r>
              <w:t># color_upper = np.array([124, 255, 255])</w:t>
            </w:r>
          </w:p>
          <w:p>
            <w:pPr>
              <w:spacing w:before="0" w:after="0" w:line="240" w:lineRule="auto"/>
            </w:pPr>
          </w:p>
          <w:p>
            <w:pPr>
              <w:spacing w:before="0" w:after="0" w:line="240" w:lineRule="auto"/>
            </w:pPr>
            <w:r>
              <w:rPr>
                <w:rFonts w:hint="eastAsia"/>
              </w:rPr>
              <w:t># #黄色区间</w:t>
            </w:r>
          </w:p>
          <w:p>
            <w:pPr>
              <w:spacing w:before="0" w:after="0" w:line="240" w:lineRule="auto"/>
            </w:pPr>
            <w:r>
              <w:t># color_lower = np.array([26, 43, 46])</w:t>
            </w:r>
          </w:p>
          <w:p>
            <w:pPr>
              <w:spacing w:before="0" w:after="0" w:line="240" w:lineRule="auto"/>
            </w:pPr>
            <w:r>
              <w:t># color_upper = np.array([34, 255, 255])</w:t>
            </w:r>
          </w:p>
          <w:p>
            <w:pPr>
              <w:spacing w:before="0" w:after="0" w:line="240" w:lineRule="auto"/>
            </w:pPr>
          </w:p>
          <w:p>
            <w:pPr>
              <w:spacing w:before="0" w:after="0" w:line="240" w:lineRule="auto"/>
            </w:pPr>
            <w:r>
              <w:rPr>
                <w:rFonts w:hint="eastAsia"/>
              </w:rPr>
              <w:t># #橙色区间</w:t>
            </w:r>
          </w:p>
          <w:p>
            <w:pPr>
              <w:spacing w:before="0" w:after="0" w:line="240" w:lineRule="auto"/>
            </w:pPr>
            <w:r>
              <w:t># color_lower = np.array([11, 43, 46])</w:t>
            </w:r>
          </w:p>
          <w:p>
            <w:pPr>
              <w:spacing w:before="0" w:after="0" w:line="240" w:lineRule="auto"/>
            </w:pPr>
            <w:r>
              <w:t># color_upper = np.array([25, 255, 255])</w:t>
            </w:r>
          </w:p>
          <w:p>
            <w:pPr>
              <w:spacing w:before="0" w:after="0" w:line="240" w:lineRule="auto"/>
            </w:pPr>
          </w:p>
          <w:p>
            <w:pPr>
              <w:spacing w:before="0" w:after="0" w:line="240" w:lineRule="auto"/>
            </w:pPr>
          </w:p>
          <w:p>
            <w:pPr>
              <w:spacing w:before="0" w:after="0" w:line="240" w:lineRule="auto"/>
            </w:pPr>
            <w:r>
              <w:t>def Color_Recongnize():</w:t>
            </w:r>
          </w:p>
          <w:p>
            <w:pPr>
              <w:spacing w:before="0" w:after="0" w:line="240" w:lineRule="auto"/>
            </w:pPr>
            <w:r>
              <w:t xml:space="preserve">    </w:t>
            </w:r>
          </w:p>
          <w:p>
            <w:pPr>
              <w:spacing w:before="0" w:after="0" w:line="240" w:lineRule="auto"/>
            </w:pPr>
            <w:r>
              <w:t xml:space="preserve">    while(1):</w:t>
            </w:r>
          </w:p>
          <w:p>
            <w:pPr>
              <w:spacing w:before="0" w:after="0" w:line="240" w:lineRule="auto"/>
            </w:pPr>
            <w:r>
              <w:rPr>
                <w:rFonts w:hint="eastAsia"/>
              </w:rPr>
              <w:t xml:space="preserve">        # get a frame and show 获取视频帧并转成HSV格式, 利用cvtColor()将BGR格式转成HSV格式，参数为cv2.COLOR_BGR2HSV。</w:t>
            </w:r>
          </w:p>
          <w:p>
            <w:pPr>
              <w:spacing w:before="0" w:after="0" w:line="240" w:lineRule="auto"/>
            </w:pPr>
            <w:r>
              <w:t xml:space="preserve">        ret, frame = cap.read()</w:t>
            </w:r>
          </w:p>
          <w:p>
            <w:pPr>
              <w:spacing w:before="0" w:after="0" w:line="240" w:lineRule="auto"/>
            </w:pPr>
            <w:r>
              <w:t xml:space="preserve">        #cv2.imshow('Capture', frame)</w:t>
            </w:r>
          </w:p>
          <w:p>
            <w:pPr>
              <w:spacing w:before="0" w:after="0" w:line="240" w:lineRule="auto"/>
            </w:pPr>
            <w:r>
              <w:t xml:space="preserve">        origin_widget.value = bgr8_to_jpeg(frame)</w:t>
            </w:r>
          </w:p>
          <w:p>
            <w:pPr>
              <w:spacing w:before="0" w:after="0" w:line="240" w:lineRule="auto"/>
            </w:pPr>
          </w:p>
          <w:p>
            <w:pPr>
              <w:spacing w:before="0" w:after="0" w:line="240" w:lineRule="auto"/>
            </w:pPr>
            <w:r>
              <w:t xml:space="preserve">        # change to hsv model</w:t>
            </w:r>
          </w:p>
          <w:p>
            <w:pPr>
              <w:spacing w:before="0" w:after="0" w:line="240" w:lineRule="auto"/>
            </w:pPr>
            <w:r>
              <w:t xml:space="preserve">        hsv = cv2.cvtColor(frame, cv2.COLOR_BGR2HSV)</w:t>
            </w:r>
          </w:p>
          <w:p>
            <w:pPr>
              <w:spacing w:before="0" w:after="0" w:line="240" w:lineRule="auto"/>
            </w:pPr>
          </w:p>
          <w:p>
            <w:pPr>
              <w:spacing w:before="0" w:after="0" w:line="240" w:lineRule="auto"/>
            </w:pPr>
            <w:r>
              <w:rPr>
                <w:rFonts w:hint="eastAsia"/>
              </w:rPr>
              <w:t xml:space="preserve">        # get mask 利用inRange()函数和HSV模型中蓝色范围的上下界获取mask，mask中原视频中的蓝色部分会被弄成白色，其他部分黑色。</w:t>
            </w:r>
          </w:p>
          <w:p>
            <w:pPr>
              <w:spacing w:before="0" w:after="0" w:line="240" w:lineRule="auto"/>
            </w:pPr>
            <w:r>
              <w:t xml:space="preserve">        mask = cv2.inRange(hsv, color_lower, color_upper)</w:t>
            </w:r>
          </w:p>
          <w:p>
            <w:pPr>
              <w:spacing w:before="0" w:after="0" w:line="240" w:lineRule="auto"/>
            </w:pPr>
            <w:r>
              <w:t xml:space="preserve">        #cv2.imshow('Mask', mask)</w:t>
            </w:r>
          </w:p>
          <w:p>
            <w:pPr>
              <w:spacing w:before="0" w:after="0" w:line="240" w:lineRule="auto"/>
            </w:pPr>
            <w:r>
              <w:t xml:space="preserve">        mask_widget.value = bgr8_to_jpeg(mask)</w:t>
            </w:r>
          </w:p>
          <w:p>
            <w:pPr>
              <w:spacing w:before="0" w:after="0" w:line="240" w:lineRule="auto"/>
            </w:pPr>
          </w:p>
          <w:p>
            <w:pPr>
              <w:spacing w:before="0" w:after="0" w:line="240" w:lineRule="auto"/>
            </w:pPr>
            <w:r>
              <w:rPr>
                <w:rFonts w:hint="eastAsia"/>
              </w:rPr>
              <w:t xml:space="preserve">        # detect blue 将mask于原视频帧进行按位与操作，则会把mask中的白色用真实的图像替换：</w:t>
            </w:r>
          </w:p>
          <w:p>
            <w:pPr>
              <w:spacing w:before="0" w:after="0" w:line="240" w:lineRule="auto"/>
            </w:pPr>
            <w:r>
              <w:t xml:space="preserve">        res = cv2.bitwise_and(frame, frame, mask=mask)</w:t>
            </w:r>
          </w:p>
          <w:p>
            <w:pPr>
              <w:spacing w:before="0" w:after="0" w:line="240" w:lineRule="auto"/>
            </w:pPr>
            <w:r>
              <w:t xml:space="preserve">        #cv2.imshow('Result', res)</w:t>
            </w:r>
          </w:p>
          <w:p>
            <w:pPr>
              <w:spacing w:before="0" w:after="0" w:line="240" w:lineRule="auto"/>
            </w:pPr>
            <w:r>
              <w:t xml:space="preserve">        result_widget.value = bgr8_to_jpeg(res)</w:t>
            </w:r>
          </w:p>
          <w:p>
            <w:pPr>
              <w:spacing w:before="0" w:after="0" w:line="240" w:lineRule="auto"/>
            </w:pPr>
          </w:p>
          <w:p>
            <w:pPr>
              <w:spacing w:before="0" w:after="0" w:line="240" w:lineRule="auto"/>
            </w:pPr>
            <w:r>
              <w:t xml:space="preserve">        #     if cv2.waitKey(1) &amp; 0xFF == ord('q'):</w:t>
            </w:r>
          </w:p>
          <w:p>
            <w:pPr>
              <w:spacing w:before="0" w:after="0" w:line="240" w:lineRule="auto"/>
            </w:pPr>
            <w:r>
              <w:t xml:space="preserve">        #         break</w:t>
            </w:r>
          </w:p>
          <w:p>
            <w:pPr>
              <w:spacing w:before="0" w:after="0" w:line="240" w:lineRule="auto"/>
            </w:pPr>
            <w:r>
              <w:t xml:space="preserve">        time.sleep(0.01)</w:t>
            </w:r>
          </w:p>
          <w:p>
            <w:pPr>
              <w:spacing w:before="0" w:after="0" w:line="240" w:lineRule="auto"/>
            </w:pPr>
          </w:p>
          <w:p>
            <w:pPr>
              <w:spacing w:before="0" w:after="0" w:line="240" w:lineRule="auto"/>
            </w:pPr>
          </w:p>
          <w:p>
            <w:pPr>
              <w:spacing w:before="0" w:after="0" w:line="240" w:lineRule="auto"/>
            </w:pPr>
            <w:r>
              <w:t xml:space="preserve">    cap.release()</w:t>
            </w:r>
          </w:p>
          <w:p>
            <w:pPr>
              <w:spacing w:before="0" w:after="0" w:line="240" w:lineRule="auto"/>
            </w:pPr>
            <w:r>
              <w:t xml:space="preserve">    #cv2.destroyAllWindows()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#启动进程</w:t>
            </w:r>
          </w:p>
          <w:p>
            <w:pPr>
              <w:spacing w:before="0" w:after="0" w:line="240" w:lineRule="auto"/>
            </w:pPr>
            <w:r>
              <w:t>thread1 = threading.Thread(target=Color_Recongnize)</w:t>
            </w:r>
          </w:p>
          <w:p>
            <w:pPr>
              <w:spacing w:before="0" w:after="0" w:line="240" w:lineRule="auto"/>
            </w:pPr>
            <w:r>
              <w:t>thread1.setDaemon(True)</w:t>
            </w:r>
          </w:p>
          <w:p>
            <w:pPr>
              <w:spacing w:before="0" w:after="0" w:line="240" w:lineRule="auto"/>
            </w:pPr>
            <w:r>
              <w:t>thread1.start()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#结束进程，只有在结束时才需要执行此段代码</w:t>
            </w:r>
          </w:p>
          <w:p>
            <w:pPr>
              <w:spacing w:before="0" w:after="0" w:line="240" w:lineRule="auto"/>
            </w:pPr>
            <w:r>
              <w:t>stop_thread(thread1)</w:t>
            </w:r>
          </w:p>
        </w:tc>
      </w:tr>
    </w:tbl>
    <w:p>
      <w:r>
        <w:drawing>
          <wp:inline distT="0" distB="0" distL="114300" distR="114300">
            <wp:extent cx="5848985" cy="1442720"/>
            <wp:effectExtent l="0" t="0" r="18415" b="508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848985" cy="1442720"/>
                    </a:xfrm>
                    <a:prstGeom prst="rect">
                      <a:avLst/>
                    </a:prstGeom>
                    <a:noFill/>
                    <a:ln>
                      <a:noFill/>
                    </a:ln>
                  </pic:spPr>
                </pic:pic>
              </a:graphicData>
            </a:graphic>
          </wp:inline>
        </w:drawing>
      </w:r>
    </w:p>
    <w:p>
      <w:r>
        <w:rPr>
          <w:rFonts w:hint="eastAsia"/>
        </w:rPr>
        <w:t>这是执行红色识别的效果，如果想识别其他的，可以注释红色区间，打开其他颜色区间。</w:t>
      </w:r>
    </w:p>
    <w:p>
      <w:pPr>
        <w:pStyle w:val="4"/>
        <w:keepNext/>
        <w:keepLines/>
        <w:numPr>
          <w:ilvl w:val="2"/>
          <w:numId w:val="1"/>
        </w:numPr>
        <w:spacing w:before="0" w:beforeAutospacing="0" w:after="80" w:afterAutospacing="0"/>
        <w:rPr>
          <w:rFonts w:cs="Arial Unicode MS" w:asciiTheme="minorHAnsi" w:hAnsiTheme="minorHAnsi" w:eastAsiaTheme="minorEastAsia"/>
          <w:bCs w:val="0"/>
          <w:color w:val="434343"/>
          <w:sz w:val="36"/>
          <w:szCs w:val="24"/>
          <w:lang w:val="zh-CN"/>
        </w:rPr>
      </w:pPr>
      <w:bookmarkStart w:id="8" w:name="_Toc35866776"/>
      <w:r>
        <w:rPr>
          <w:rFonts w:hint="eastAsia" w:cs="Arial Unicode MS" w:asciiTheme="minorHAnsi" w:hAnsiTheme="minorHAnsi" w:eastAsiaTheme="minorEastAsia"/>
          <w:bCs w:val="0"/>
          <w:color w:val="434343"/>
          <w:sz w:val="36"/>
          <w:szCs w:val="24"/>
          <w:lang w:val="zh-CN"/>
        </w:rPr>
        <w:t>树莓派颜色识别云台追踪</w:t>
      </w:r>
      <w:bookmarkEnd w:id="8"/>
    </w:p>
    <w:p>
      <w:r>
        <w:rPr>
          <w:rFonts w:hint="eastAsia"/>
        </w:rPr>
        <w:tab/>
      </w:r>
      <w:r>
        <w:rPr>
          <w:rFonts w:hint="eastAsia"/>
        </w:rPr>
        <w:t>通过上节理论知识和实践后，这节我们结合硬件，完成摄像头云台颜色追踪，我们用JupyterLab添加按钮来选择不同颜色然后识别追踪。直接看代码效果：</w:t>
      </w:r>
    </w:p>
    <w:p/>
    <w:p>
      <w:pPr>
        <w:rPr>
          <w:i/>
          <w:u w:val="single"/>
        </w:rPr>
      </w:pPr>
      <w:r>
        <w:rPr>
          <w:rFonts w:hint="eastAsia"/>
          <w:i/>
        </w:rPr>
        <w:t>代码路径：</w:t>
      </w:r>
      <w:r>
        <w:rPr>
          <w:rFonts w:hint="eastAsia"/>
          <w:i/>
          <w:u w:val="single"/>
        </w:rPr>
        <w:t xml:space="preserve"> /home/pi/Yahboom_Project/3.AI视觉课程/0</w:t>
      </w:r>
      <w:r>
        <w:rPr>
          <w:rFonts w:hint="eastAsia"/>
          <w:i/>
          <w:u w:val="single"/>
          <w:lang w:val="en-US" w:eastAsia="zh-CN"/>
        </w:rPr>
        <w:t>3</w:t>
      </w:r>
      <w:r>
        <w:rPr>
          <w:rFonts w:hint="eastAsia"/>
          <w:i/>
          <w:u w:val="single"/>
        </w:rPr>
        <w:t>.树莓派颜色识别云台追踪.ipynb</w:t>
      </w:r>
    </w:p>
    <w:p>
      <w:pPr>
        <w:rPr>
          <w:i/>
          <w:u w:val="single"/>
        </w:rPr>
      </w:pP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hint="eastAsia"/>
              </w:rPr>
            </w:pPr>
            <w:r>
              <w:rPr>
                <w:rFonts w:hint="eastAsia"/>
              </w:rPr>
              <w:t>import RPi.GPIO as GPIO</w:t>
            </w:r>
          </w:p>
          <w:p>
            <w:pPr>
              <w:spacing w:before="0" w:after="0" w:line="240" w:lineRule="auto"/>
            </w:pPr>
            <w:r>
              <w:rPr>
                <w:rFonts w:hint="eastAsia"/>
              </w:rPr>
              <w:t>import time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#bgr8转jpeg格式</w:t>
            </w:r>
          </w:p>
          <w:p>
            <w:pPr>
              <w:spacing w:before="0" w:after="0" w:line="240" w:lineRule="auto"/>
            </w:pPr>
            <w:r>
              <w:t>import enum</w:t>
            </w:r>
          </w:p>
          <w:p>
            <w:pPr>
              <w:spacing w:before="0" w:after="0" w:line="240" w:lineRule="auto"/>
            </w:pPr>
            <w:r>
              <w:t>import cv2</w:t>
            </w:r>
          </w:p>
          <w:p>
            <w:pPr>
              <w:spacing w:before="0" w:after="0" w:line="240" w:lineRule="auto"/>
            </w:pPr>
          </w:p>
          <w:p>
            <w:pPr>
              <w:spacing w:before="0" w:after="0" w:line="240" w:lineRule="auto"/>
            </w:pPr>
            <w:r>
              <w:t>def bgr8_to_jpeg(value, quality=75):</w:t>
            </w:r>
          </w:p>
          <w:p>
            <w:pPr>
              <w:spacing w:before="0" w:after="0" w:line="240" w:lineRule="auto"/>
            </w:pPr>
            <w:r>
              <w:t xml:space="preserve">    return bytes(cv2.imencode('.jpg', value)[1])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#显示摄像头组件</w:t>
            </w:r>
          </w:p>
          <w:p>
            <w:pPr>
              <w:spacing w:before="0" w:after="0" w:line="240" w:lineRule="auto"/>
            </w:pPr>
            <w:r>
              <w:t>import cv2</w:t>
            </w:r>
          </w:p>
          <w:p>
            <w:pPr>
              <w:spacing w:before="0" w:after="0" w:line="240" w:lineRule="auto"/>
            </w:pPr>
            <w:r>
              <w:t>import traitlets</w:t>
            </w:r>
          </w:p>
          <w:p>
            <w:pPr>
              <w:spacing w:before="0" w:after="0" w:line="240" w:lineRule="auto"/>
            </w:pPr>
            <w:r>
              <w:t>import ipywidgets.widgets as widgets</w:t>
            </w:r>
          </w:p>
          <w:p>
            <w:pPr>
              <w:spacing w:before="0" w:after="0" w:line="240" w:lineRule="auto"/>
            </w:pPr>
            <w:r>
              <w:t>from IPython.display import display</w:t>
            </w:r>
          </w:p>
          <w:p>
            <w:pPr>
              <w:spacing w:before="0" w:after="0" w:line="240" w:lineRule="auto"/>
            </w:pPr>
            <w:r>
              <w:t>import time</w:t>
            </w:r>
          </w:p>
          <w:p>
            <w:pPr>
              <w:spacing w:before="0" w:after="0" w:line="240" w:lineRule="auto"/>
            </w:pPr>
            <w:r>
              <w:rPr>
                <w:rFonts w:hint="eastAsia"/>
              </w:rPr>
              <w:t># 线程功能操作库</w:t>
            </w:r>
          </w:p>
          <w:p>
            <w:pPr>
              <w:spacing w:before="0" w:after="0" w:line="240" w:lineRule="auto"/>
            </w:pPr>
            <w:r>
              <w:t>import threading</w:t>
            </w:r>
          </w:p>
          <w:p>
            <w:pPr>
              <w:spacing w:before="0" w:after="0" w:line="240" w:lineRule="auto"/>
            </w:pPr>
            <w:r>
              <w:t>import inspect</w:t>
            </w:r>
          </w:p>
          <w:p>
            <w:pPr>
              <w:spacing w:before="0" w:after="0" w:line="240" w:lineRule="auto"/>
            </w:pPr>
            <w:r>
              <w:t>import ctypes</w:t>
            </w:r>
          </w:p>
          <w:p>
            <w:pPr>
              <w:spacing w:before="0" w:after="0" w:line="240" w:lineRule="auto"/>
            </w:pPr>
          </w:p>
          <w:p>
            <w:pPr>
              <w:spacing w:before="0" w:after="0" w:line="240" w:lineRule="auto"/>
            </w:pPr>
            <w:r>
              <w:t>image_widget = widgets.Image(format='jpeg', width=300, height=300)</w:t>
            </w:r>
          </w:p>
          <w:p>
            <w:pPr>
              <w:spacing w:before="0" w:after="0" w:line="240" w:lineRule="auto"/>
            </w:pPr>
            <w:r>
              <w:t>display(image_widget)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hint="eastAsia"/>
              </w:rPr>
            </w:pPr>
            <w:r>
              <w:rPr>
                <w:rFonts w:hint="eastAsia"/>
              </w:rPr>
              <w:t>#舵机引脚定义</w:t>
            </w:r>
          </w:p>
          <w:p>
            <w:pPr>
              <w:spacing w:before="0" w:after="0" w:line="240" w:lineRule="auto"/>
              <w:rPr>
                <w:rFonts w:hint="eastAsia"/>
              </w:rPr>
            </w:pPr>
            <w:r>
              <w:rPr>
                <w:rFonts w:hint="eastAsia"/>
              </w:rPr>
              <w:t>ServoPin = 11  #S2</w:t>
            </w:r>
          </w:p>
          <w:p>
            <w:pPr>
              <w:spacing w:before="0" w:after="0" w:line="240" w:lineRule="auto"/>
              <w:rPr>
                <w:rFonts w:hint="eastAsia"/>
              </w:rPr>
            </w:pPr>
            <w:r>
              <w:rPr>
                <w:rFonts w:hint="eastAsia"/>
              </w:rPr>
              <w:t>ServoPinB = 9  #S3</w:t>
            </w:r>
          </w:p>
          <w:p>
            <w:pPr>
              <w:spacing w:before="0" w:after="0" w:line="240" w:lineRule="auto"/>
              <w:rPr>
                <w:rFonts w:hint="eastAsia"/>
              </w:rPr>
            </w:pPr>
            <w:r>
              <w:rPr>
                <w:rFonts w:hint="eastAsia"/>
              </w:rPr>
              <w:t>#设置GPIO口为BCM编码方式</w:t>
            </w:r>
          </w:p>
          <w:p>
            <w:pPr>
              <w:spacing w:before="0" w:after="0" w:line="240" w:lineRule="auto"/>
            </w:pPr>
            <w:r>
              <w:rPr>
                <w:rFonts w:hint="eastAsia"/>
              </w:rPr>
              <w:t>GPIO.setmode(GPIO.BCM)</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hint="eastAsia"/>
              </w:rPr>
            </w:pPr>
            <w:r>
              <w:rPr>
                <w:rFonts w:hint="eastAsia"/>
              </w:rPr>
              <w:t xml:space="preserve"> #舵机引脚设置为输出模式</w:t>
            </w:r>
          </w:p>
          <w:p>
            <w:pPr>
              <w:spacing w:before="0" w:after="0" w:line="240" w:lineRule="auto"/>
              <w:rPr>
                <w:rFonts w:hint="eastAsia"/>
              </w:rPr>
            </w:pPr>
            <w:r>
              <w:rPr>
                <w:rFonts w:hint="eastAsia"/>
              </w:rPr>
              <w:t>def init():</w:t>
            </w:r>
          </w:p>
          <w:p>
            <w:pPr>
              <w:spacing w:before="0" w:after="0" w:line="240" w:lineRule="auto"/>
              <w:rPr>
                <w:rFonts w:hint="eastAsia"/>
              </w:rPr>
            </w:pPr>
            <w:r>
              <w:rPr>
                <w:rFonts w:hint="eastAsia"/>
              </w:rPr>
              <w:t xml:space="preserve">    GPIO.setup(ServoPin, GPIO.OUT)</w:t>
            </w:r>
          </w:p>
          <w:p>
            <w:pPr>
              <w:spacing w:before="0" w:after="0" w:line="240" w:lineRule="auto"/>
              <w:rPr>
                <w:rFonts w:hint="eastAsia"/>
              </w:rPr>
            </w:pPr>
            <w:r>
              <w:rPr>
                <w:rFonts w:hint="eastAsia"/>
              </w:rPr>
              <w:t xml:space="preserve">    GPIO.setup(ServoPinB, GPIO.OUT)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hint="eastAsia"/>
              </w:rPr>
            </w:pPr>
            <w:r>
              <w:rPr>
                <w:rFonts w:hint="eastAsia"/>
              </w:rPr>
              <w:t>#定义一个脉冲函数，用来模拟方式产生pwm值</w:t>
            </w:r>
          </w:p>
          <w:p>
            <w:pPr>
              <w:spacing w:before="0" w:after="0" w:line="240" w:lineRule="auto"/>
              <w:rPr>
                <w:rFonts w:hint="eastAsia"/>
              </w:rPr>
            </w:pPr>
            <w:r>
              <w:rPr>
                <w:rFonts w:hint="eastAsia"/>
              </w:rPr>
              <w:t>#时基脉冲为20ms，该脉冲高电平部分在0.5-2.5ms控制0-180度</w:t>
            </w:r>
          </w:p>
          <w:p>
            <w:pPr>
              <w:spacing w:before="0" w:after="0" w:line="240" w:lineRule="auto"/>
              <w:rPr>
                <w:rFonts w:hint="eastAsia"/>
              </w:rPr>
            </w:pPr>
            <w:r>
              <w:rPr>
                <w:rFonts w:hint="eastAsia"/>
              </w:rPr>
              <w:t>def servo_pulse(myangleA, myangleB):</w:t>
            </w:r>
          </w:p>
          <w:p>
            <w:pPr>
              <w:spacing w:before="0" w:after="0" w:line="240" w:lineRule="auto"/>
              <w:rPr>
                <w:rFonts w:hint="eastAsia"/>
              </w:rPr>
            </w:pPr>
            <w:r>
              <w:rPr>
                <w:rFonts w:hint="eastAsia"/>
              </w:rPr>
              <w:t xml:space="preserve">    pulsewidth = myangleA</w:t>
            </w:r>
          </w:p>
          <w:p>
            <w:pPr>
              <w:spacing w:before="0" w:after="0" w:line="240" w:lineRule="auto"/>
              <w:rPr>
                <w:rFonts w:hint="eastAsia"/>
              </w:rPr>
            </w:pPr>
            <w:r>
              <w:rPr>
                <w:rFonts w:hint="eastAsia"/>
              </w:rPr>
              <w:t xml:space="preserve">    GPIO.output(ServoPin, GPIO.HIGH)</w:t>
            </w:r>
          </w:p>
          <w:p>
            <w:pPr>
              <w:spacing w:before="0" w:after="0" w:line="240" w:lineRule="auto"/>
              <w:rPr>
                <w:rFonts w:hint="eastAsia"/>
              </w:rPr>
            </w:pPr>
            <w:r>
              <w:rPr>
                <w:rFonts w:hint="eastAsia"/>
              </w:rPr>
              <w:t xml:space="preserve">    time.sleep(pulsewidth/1000000.0)</w:t>
            </w:r>
          </w:p>
          <w:p>
            <w:pPr>
              <w:spacing w:before="0" w:after="0" w:line="240" w:lineRule="auto"/>
              <w:rPr>
                <w:rFonts w:hint="eastAsia"/>
              </w:rPr>
            </w:pPr>
            <w:r>
              <w:rPr>
                <w:rFonts w:hint="eastAsia"/>
              </w:rPr>
              <w:t xml:space="preserve">    GPIO.output(ServoPin, GPIO.LOW)</w:t>
            </w:r>
          </w:p>
          <w:p>
            <w:pPr>
              <w:spacing w:before="0" w:after="0" w:line="240" w:lineRule="auto"/>
              <w:rPr>
                <w:rFonts w:hint="eastAsia"/>
              </w:rPr>
            </w:pPr>
            <w:r>
              <w:rPr>
                <w:rFonts w:hint="eastAsia"/>
              </w:rPr>
              <w:t xml:space="preserve">    time.sleep(20.0/1000-pulsewidth/1000000.0)</w:t>
            </w:r>
          </w:p>
          <w:p>
            <w:pPr>
              <w:spacing w:before="0" w:after="0" w:line="240" w:lineRule="auto"/>
              <w:rPr>
                <w:rFonts w:hint="eastAsia"/>
              </w:rPr>
            </w:pPr>
            <w:r>
              <w:rPr>
                <w:rFonts w:hint="eastAsia"/>
              </w:rPr>
              <w:t xml:space="preserve">    </w:t>
            </w:r>
          </w:p>
          <w:p>
            <w:pPr>
              <w:spacing w:before="0" w:after="0" w:line="240" w:lineRule="auto"/>
              <w:rPr>
                <w:rFonts w:hint="eastAsia"/>
              </w:rPr>
            </w:pPr>
            <w:r>
              <w:rPr>
                <w:rFonts w:hint="eastAsia"/>
              </w:rPr>
              <w:t xml:space="preserve">    pulsewidthB = myangleB</w:t>
            </w:r>
          </w:p>
          <w:p>
            <w:pPr>
              <w:spacing w:before="0" w:after="0" w:line="240" w:lineRule="auto"/>
              <w:rPr>
                <w:rFonts w:hint="eastAsia"/>
              </w:rPr>
            </w:pPr>
            <w:r>
              <w:rPr>
                <w:rFonts w:hint="eastAsia"/>
              </w:rPr>
              <w:t xml:space="preserve">    GPIO.output(ServoPinB, GPIO.HIGH)</w:t>
            </w:r>
          </w:p>
          <w:p>
            <w:pPr>
              <w:spacing w:before="0" w:after="0" w:line="240" w:lineRule="auto"/>
              <w:rPr>
                <w:rFonts w:hint="eastAsia"/>
              </w:rPr>
            </w:pPr>
            <w:r>
              <w:rPr>
                <w:rFonts w:hint="eastAsia"/>
              </w:rPr>
              <w:t xml:space="preserve">    time.sleep(pulsewidthB/1000000.0)</w:t>
            </w:r>
          </w:p>
          <w:p>
            <w:pPr>
              <w:spacing w:before="0" w:after="0" w:line="240" w:lineRule="auto"/>
              <w:rPr>
                <w:rFonts w:hint="eastAsia"/>
              </w:rPr>
            </w:pPr>
            <w:r>
              <w:rPr>
                <w:rFonts w:hint="eastAsia"/>
              </w:rPr>
              <w:t xml:space="preserve">    GPIO.output(ServoPinB, GPIO.LOW)</w:t>
            </w:r>
          </w:p>
          <w:p>
            <w:pPr>
              <w:spacing w:before="0" w:after="0" w:line="240" w:lineRule="auto"/>
              <w:rPr>
                <w:rFonts w:hint="eastAsia"/>
              </w:rPr>
            </w:pPr>
            <w:r>
              <w:rPr>
                <w:rFonts w:hint="eastAsia"/>
              </w:rPr>
              <w:t xml:space="preserve">    time.sleep(20.0/1000-pulsewidthB/1000000.0)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hint="eastAsia"/>
              </w:rPr>
            </w:pPr>
            <w:r>
              <w:rPr>
                <w:rFonts w:hint="eastAsia"/>
              </w:rPr>
              <w:t>#根据舵机脉冲控制范围为500-2500usec内：</w:t>
            </w:r>
          </w:p>
          <w:p>
            <w:pPr>
              <w:spacing w:before="0" w:after="0" w:line="240" w:lineRule="auto"/>
              <w:rPr>
                <w:rFonts w:hint="eastAsia"/>
              </w:rPr>
            </w:pPr>
            <w:r>
              <w:rPr>
                <w:rFonts w:hint="eastAsia"/>
              </w:rPr>
              <w:t>def Servo_control(angle_1, angle_2):</w:t>
            </w:r>
          </w:p>
          <w:p>
            <w:pPr>
              <w:spacing w:before="0" w:after="0" w:line="240" w:lineRule="auto"/>
              <w:rPr>
                <w:rFonts w:hint="eastAsia"/>
              </w:rPr>
            </w:pPr>
            <w:r>
              <w:rPr>
                <w:rFonts w:hint="eastAsia"/>
              </w:rPr>
              <w:t xml:space="preserve">    init()</w:t>
            </w:r>
          </w:p>
          <w:p>
            <w:pPr>
              <w:spacing w:before="0" w:after="0" w:line="240" w:lineRule="auto"/>
              <w:rPr>
                <w:rFonts w:hint="eastAsia"/>
              </w:rPr>
            </w:pPr>
            <w:r>
              <w:rPr>
                <w:rFonts w:hint="eastAsia"/>
              </w:rPr>
              <w:t xml:space="preserve">    if angle_1 &lt; 500:</w:t>
            </w:r>
          </w:p>
          <w:p>
            <w:pPr>
              <w:spacing w:before="0" w:after="0" w:line="240" w:lineRule="auto"/>
              <w:rPr>
                <w:rFonts w:hint="eastAsia"/>
              </w:rPr>
            </w:pPr>
            <w:r>
              <w:rPr>
                <w:rFonts w:hint="eastAsia"/>
              </w:rPr>
              <w:t xml:space="preserve">        angle_1 = 500</w:t>
            </w:r>
          </w:p>
          <w:p>
            <w:pPr>
              <w:spacing w:before="0" w:after="0" w:line="240" w:lineRule="auto"/>
              <w:rPr>
                <w:rFonts w:hint="eastAsia"/>
              </w:rPr>
            </w:pPr>
            <w:r>
              <w:rPr>
                <w:rFonts w:hint="eastAsia"/>
              </w:rPr>
              <w:t xml:space="preserve">    elif angle_1 &gt; 2500:</w:t>
            </w:r>
          </w:p>
          <w:p>
            <w:pPr>
              <w:spacing w:before="0" w:after="0" w:line="240" w:lineRule="auto"/>
              <w:rPr>
                <w:rFonts w:hint="eastAsia"/>
              </w:rPr>
            </w:pPr>
            <w:r>
              <w:rPr>
                <w:rFonts w:hint="eastAsia"/>
              </w:rPr>
              <w:t xml:space="preserve">        angle_1 = 2500</w:t>
            </w:r>
          </w:p>
          <w:p>
            <w:pPr>
              <w:spacing w:before="0" w:after="0" w:line="240" w:lineRule="auto"/>
              <w:rPr>
                <w:rFonts w:hint="eastAsia"/>
              </w:rPr>
            </w:pPr>
            <w:r>
              <w:rPr>
                <w:rFonts w:hint="eastAsia"/>
              </w:rPr>
              <w:t xml:space="preserve">        </w:t>
            </w:r>
          </w:p>
          <w:p>
            <w:pPr>
              <w:spacing w:before="0" w:after="0" w:line="240" w:lineRule="auto"/>
              <w:rPr>
                <w:rFonts w:hint="eastAsia"/>
              </w:rPr>
            </w:pPr>
            <w:r>
              <w:rPr>
                <w:rFonts w:hint="eastAsia"/>
              </w:rPr>
              <w:t xml:space="preserve">    if angle_2 &lt; 500:</w:t>
            </w:r>
          </w:p>
          <w:p>
            <w:pPr>
              <w:spacing w:before="0" w:after="0" w:line="240" w:lineRule="auto"/>
              <w:rPr>
                <w:rFonts w:hint="eastAsia"/>
              </w:rPr>
            </w:pPr>
            <w:r>
              <w:rPr>
                <w:rFonts w:hint="eastAsia"/>
              </w:rPr>
              <w:t xml:space="preserve">        angle_2 = 500</w:t>
            </w:r>
          </w:p>
          <w:p>
            <w:pPr>
              <w:spacing w:before="0" w:after="0" w:line="240" w:lineRule="auto"/>
              <w:rPr>
                <w:rFonts w:hint="eastAsia"/>
              </w:rPr>
            </w:pPr>
            <w:r>
              <w:rPr>
                <w:rFonts w:hint="eastAsia"/>
              </w:rPr>
              <w:t xml:space="preserve">    elif angle_2 &gt; 2500:</w:t>
            </w:r>
          </w:p>
          <w:p>
            <w:pPr>
              <w:spacing w:before="0" w:after="0" w:line="240" w:lineRule="auto"/>
              <w:rPr>
                <w:rFonts w:hint="eastAsia"/>
              </w:rPr>
            </w:pPr>
            <w:r>
              <w:rPr>
                <w:rFonts w:hint="eastAsia"/>
              </w:rPr>
              <w:t xml:space="preserve">        angle_2 = 2500</w:t>
            </w:r>
          </w:p>
          <w:p>
            <w:pPr>
              <w:spacing w:before="0" w:after="0" w:line="240" w:lineRule="auto"/>
              <w:rPr>
                <w:rFonts w:hint="eastAsia"/>
              </w:rPr>
            </w:pPr>
            <w:r>
              <w:rPr>
                <w:rFonts w:hint="eastAsia"/>
              </w:rPr>
              <w:t xml:space="preserve">    servo_pulse(angle_1, angle_2)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def _async_raise(tid, exctype):</w:t>
            </w:r>
          </w:p>
          <w:p>
            <w:pPr>
              <w:spacing w:before="0" w:after="0" w:line="240" w:lineRule="auto"/>
            </w:pPr>
            <w:r>
              <w:t xml:space="preserve">    """raises the exception, performs cleanup if needed"""</w:t>
            </w:r>
          </w:p>
          <w:p>
            <w:pPr>
              <w:spacing w:before="0" w:after="0" w:line="240" w:lineRule="auto"/>
            </w:pPr>
            <w:r>
              <w:t xml:space="preserve">    tid = ctypes.c_long(tid)</w:t>
            </w:r>
          </w:p>
          <w:p>
            <w:pPr>
              <w:spacing w:before="0" w:after="0" w:line="240" w:lineRule="auto"/>
            </w:pPr>
            <w:r>
              <w:t xml:space="preserve">    if not inspect.isclass(exctype):</w:t>
            </w:r>
          </w:p>
          <w:p>
            <w:pPr>
              <w:spacing w:before="0" w:after="0" w:line="240" w:lineRule="auto"/>
            </w:pPr>
            <w:r>
              <w:t xml:space="preserve">        exctype = type(exctype)</w:t>
            </w:r>
          </w:p>
          <w:p>
            <w:pPr>
              <w:spacing w:before="0" w:after="0" w:line="240" w:lineRule="auto"/>
            </w:pPr>
            <w:r>
              <w:t xml:space="preserve">    res = ctypes.pythonapi.PyThreadState_SetAsyncExc(tid, ctypes.py_object(exctype))</w:t>
            </w:r>
          </w:p>
          <w:p>
            <w:pPr>
              <w:spacing w:before="0" w:after="0" w:line="240" w:lineRule="auto"/>
            </w:pPr>
            <w:r>
              <w:t xml:space="preserve">    if res == 0:</w:t>
            </w:r>
          </w:p>
          <w:p>
            <w:pPr>
              <w:spacing w:before="0" w:after="0" w:line="240" w:lineRule="auto"/>
            </w:pPr>
            <w:r>
              <w:t xml:space="preserve">        raise ValueError("invalid thread id")</w:t>
            </w:r>
          </w:p>
          <w:p>
            <w:pPr>
              <w:spacing w:before="0" w:after="0" w:line="240" w:lineRule="auto"/>
            </w:pPr>
            <w:r>
              <w:t xml:space="preserve">    elif res != 1:</w:t>
            </w:r>
          </w:p>
          <w:p>
            <w:pPr>
              <w:spacing w:before="0" w:after="0" w:line="240" w:lineRule="auto"/>
            </w:pPr>
            <w:r>
              <w:t xml:space="preserve">        # """if it returns a number greater than one, you're in trouble,</w:t>
            </w:r>
          </w:p>
          <w:p>
            <w:pPr>
              <w:spacing w:before="0" w:after="0" w:line="240" w:lineRule="auto"/>
            </w:pPr>
            <w:r>
              <w:t xml:space="preserve">        # and you should call it again with exc=NULL to revert the effect"""</w:t>
            </w:r>
          </w:p>
          <w:p>
            <w:pPr>
              <w:spacing w:before="0" w:after="0" w:line="240" w:lineRule="auto"/>
            </w:pPr>
            <w:r>
              <w:t xml:space="preserve">        ctypes.pythonapi.PyThreadState_SetAsyncExc(tid, None)</w:t>
            </w:r>
          </w:p>
          <w:p>
            <w:pPr>
              <w:spacing w:before="0" w:after="0" w:line="240" w:lineRule="auto"/>
            </w:pPr>
            <w:r>
              <w:t xml:space="preserve">        </w:t>
            </w:r>
          </w:p>
          <w:p>
            <w:pPr>
              <w:spacing w:before="0" w:after="0" w:line="240" w:lineRule="auto"/>
            </w:pPr>
            <w:r>
              <w:t>def stop_thread(thread):</w:t>
            </w:r>
          </w:p>
          <w:p>
            <w:pPr>
              <w:spacing w:before="0" w:after="0" w:line="240" w:lineRule="auto"/>
            </w:pPr>
            <w:r>
              <w:t xml:space="preserve">    _async_raise(thread.ident, SystemExit)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image = cv2.VideoCapture(0)</w:t>
            </w:r>
          </w:p>
          <w:p>
            <w:pPr>
              <w:spacing w:before="0" w:after="0" w:line="240" w:lineRule="auto"/>
            </w:pPr>
          </w:p>
          <w:p>
            <w:pPr>
              <w:spacing w:before="0" w:after="0" w:line="240" w:lineRule="auto"/>
            </w:pPr>
            <w:r>
              <w:t>image.set(3, 320)</w:t>
            </w:r>
          </w:p>
          <w:p>
            <w:pPr>
              <w:spacing w:before="0" w:after="0" w:line="240" w:lineRule="auto"/>
            </w:pPr>
            <w:r>
              <w:t>image.set(4, 240)</w:t>
            </w:r>
          </w:p>
          <w:p>
            <w:pPr>
              <w:spacing w:before="0" w:after="0" w:line="240" w:lineRule="auto"/>
            </w:pPr>
            <w:r>
              <w:rPr>
                <w:rFonts w:hint="eastAsia"/>
              </w:rPr>
              <w:t xml:space="preserve">image.set(5, </w:t>
            </w:r>
            <w:r>
              <w:rPr>
                <w:rFonts w:hint="eastAsia"/>
                <w:lang w:val="en-US" w:eastAsia="zh-CN"/>
              </w:rPr>
              <w:t>90</w:t>
            </w:r>
            <w:r>
              <w:rPr>
                <w:rFonts w:hint="eastAsia"/>
              </w:rPr>
              <w:t>)  #设置帧率</w:t>
            </w:r>
          </w:p>
          <w:p>
            <w:pPr>
              <w:spacing w:before="0" w:after="0" w:line="240" w:lineRule="auto"/>
            </w:pPr>
            <w:r>
              <w:t># fourcc = cv2.VideoWriter_fourcc(*"MPEG")</w:t>
            </w:r>
          </w:p>
          <w:p>
            <w:pPr>
              <w:spacing w:before="0" w:after="0" w:line="240" w:lineRule="auto"/>
            </w:pPr>
            <w:r>
              <w:t>image.set(cv2.CAP_PROP_FOURCC, cv2.VideoWriter.fourcc('M', 'J', 'P', 'G'))</w:t>
            </w:r>
          </w:p>
          <w:p>
            <w:pPr>
              <w:spacing w:before="0" w:after="0" w:line="240" w:lineRule="auto"/>
            </w:pPr>
            <w:r>
              <w:rPr>
                <w:rFonts w:hint="eastAsia"/>
              </w:rPr>
              <w:t># image.set(cv2.CAP_PROP_BRIGHTNESS, 40) #设置亮度 -64 - 64  0.0</w:t>
            </w:r>
          </w:p>
          <w:p>
            <w:pPr>
              <w:spacing w:before="0" w:after="0" w:line="240" w:lineRule="auto"/>
            </w:pPr>
            <w:r>
              <w:rPr>
                <w:rFonts w:hint="eastAsia"/>
              </w:rPr>
              <w:t># image.set(cv2.CAP_PROP_CONTRAST, 50) #设置对比度 -64 - 64  2.0</w:t>
            </w:r>
          </w:p>
          <w:p>
            <w:pPr>
              <w:spacing w:before="0" w:after="0" w:line="240" w:lineRule="auto"/>
            </w:pPr>
            <w:r>
              <w:rPr>
                <w:rFonts w:hint="eastAsia"/>
              </w:rPr>
              <w:t># image.set(cv2.CAP_PROP_EXPOSURE, 156) #设置曝光值 1.0 - 5000  156.0</w:t>
            </w:r>
          </w:p>
          <w:p>
            <w:pPr>
              <w:spacing w:before="0" w:after="0" w:line="240" w:lineRule="auto"/>
            </w:pPr>
            <w:r>
              <w:t>ret, frame = image.read()</w:t>
            </w:r>
          </w:p>
          <w:p>
            <w:pPr>
              <w:spacing w:before="0" w:after="0" w:line="240" w:lineRule="auto"/>
            </w:pPr>
            <w:r>
              <w:t>image_widget.value = bgr8_to_jpeg(frame)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global color_x, color_y, color_radius</w:t>
            </w:r>
          </w:p>
          <w:p>
            <w:pPr>
              <w:spacing w:before="0" w:after="0" w:line="240" w:lineRule="auto"/>
            </w:pPr>
            <w:r>
              <w:t>color_x = color_y = color_radius = 0</w:t>
            </w:r>
          </w:p>
          <w:p>
            <w:pPr>
              <w:spacing w:before="0" w:after="0" w:line="240" w:lineRule="auto"/>
            </w:pPr>
            <w:r>
              <w:t>global target_valuex</w:t>
            </w:r>
          </w:p>
          <w:p>
            <w:pPr>
              <w:spacing w:before="0" w:after="0" w:line="240" w:lineRule="auto"/>
            </w:pPr>
            <w:r>
              <w:t>target_valuex = 1500</w:t>
            </w:r>
          </w:p>
          <w:p>
            <w:pPr>
              <w:spacing w:before="0" w:after="0" w:line="240" w:lineRule="auto"/>
            </w:pPr>
            <w:r>
              <w:t>global target_valuey</w:t>
            </w:r>
          </w:p>
          <w:p>
            <w:pPr>
              <w:spacing w:before="0" w:after="0" w:line="240" w:lineRule="auto"/>
            </w:pPr>
            <w:r>
              <w:t>target_valuey = 1500</w:t>
            </w:r>
          </w:p>
          <w:p>
            <w:pPr>
              <w:spacing w:before="0" w:after="0" w:line="240" w:lineRule="auto"/>
            </w:pPr>
            <w:r>
              <w:t>global g_mode</w:t>
            </w:r>
          </w:p>
          <w:p>
            <w:pPr>
              <w:spacing w:before="0" w:after="0" w:line="240" w:lineRule="auto"/>
            </w:pPr>
            <w:r>
              <w:t>g_mode = 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创建存储HSV色域颜色分类数据的数组</w:t>
            </w:r>
          </w:p>
          <w:p>
            <w:pPr>
              <w:spacing w:before="0" w:after="0" w:line="240" w:lineRule="auto"/>
            </w:pPr>
            <w:r>
              <w:t>import numpy as np</w:t>
            </w:r>
          </w:p>
          <w:p>
            <w:pPr>
              <w:spacing w:before="0" w:after="0" w:line="240" w:lineRule="auto"/>
            </w:pPr>
            <w:r>
              <w:t>global color_lower</w:t>
            </w:r>
          </w:p>
          <w:p>
            <w:pPr>
              <w:spacing w:before="0" w:after="0" w:line="240" w:lineRule="auto"/>
            </w:pPr>
            <w:r>
              <w:t>color_lower = np.array([156, 43, 46])</w:t>
            </w:r>
          </w:p>
          <w:p>
            <w:pPr>
              <w:spacing w:before="0" w:after="0" w:line="240" w:lineRule="auto"/>
            </w:pPr>
            <w:r>
              <w:t>global color_upperv</w:t>
            </w:r>
          </w:p>
          <w:p>
            <w:pPr>
              <w:spacing w:before="0" w:after="0" w:line="240" w:lineRule="auto"/>
            </w:pPr>
            <w:r>
              <w:t>color_upper = np.array([180, 255, 255])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创建PID控制实例</w:t>
            </w:r>
          </w:p>
          <w:p>
            <w:pPr>
              <w:spacing w:before="0" w:after="0" w:line="240" w:lineRule="auto"/>
            </w:pPr>
            <w:r>
              <w:t>import PID</w:t>
            </w:r>
          </w:p>
          <w:p>
            <w:pPr>
              <w:spacing w:before="0" w:after="0" w:line="240" w:lineRule="auto"/>
            </w:pPr>
            <w:r>
              <w:t>xservo_pid = PID.PositionalPID(1.1, 0.2, 0.8)</w:t>
            </w:r>
          </w:p>
          <w:p>
            <w:pPr>
              <w:spacing w:before="0" w:after="0" w:line="240" w:lineRule="auto"/>
            </w:pPr>
            <w:r>
              <w:t>yservo_pid = PID.PositionalPID(0.8, 0.2, 0.8)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颜色选择按钮配置</w:t>
            </w:r>
          </w:p>
          <w:p>
            <w:pPr>
              <w:spacing w:before="0" w:after="0" w:line="240" w:lineRule="auto"/>
              <w:rPr>
                <w:rFonts w:hint="eastAsia"/>
              </w:rPr>
            </w:pPr>
            <w:r>
              <w:rPr>
                <w:rFonts w:hint="eastAsia"/>
              </w:rPr>
              <w:t xml:space="preserve">Redbutton = widgets.Button(     </w:t>
            </w:r>
          </w:p>
          <w:p>
            <w:pPr>
              <w:spacing w:before="0" w:after="0" w:line="240" w:lineRule="auto"/>
              <w:rPr>
                <w:rFonts w:hint="eastAsia"/>
              </w:rPr>
            </w:pPr>
            <w:r>
              <w:rPr>
                <w:rFonts w:hint="eastAsia"/>
              </w:rPr>
              <w:t xml:space="preserve">    value=False,     </w:t>
            </w:r>
          </w:p>
          <w:p>
            <w:pPr>
              <w:spacing w:before="0" w:after="0" w:line="240" w:lineRule="auto"/>
              <w:rPr>
                <w:rFonts w:hint="eastAsia"/>
              </w:rPr>
            </w:pPr>
            <w:r>
              <w:rPr>
                <w:rFonts w:hint="eastAsia"/>
              </w:rPr>
              <w:t xml:space="preserve">    description='红色',     </w:t>
            </w:r>
          </w:p>
          <w:p>
            <w:pPr>
              <w:spacing w:before="0" w:after="0" w:line="240" w:lineRule="auto"/>
              <w:rPr>
                <w:rFonts w:hint="eastAsia"/>
              </w:rPr>
            </w:pPr>
            <w:r>
              <w:rPr>
                <w:rFonts w:hint="eastAsia"/>
              </w:rPr>
              <w:t xml:space="preserve">    disabled=False,     </w:t>
            </w:r>
          </w:p>
          <w:p>
            <w:pPr>
              <w:spacing w:before="0" w:after="0" w:line="240" w:lineRule="auto"/>
              <w:rPr>
                <w:rFonts w:hint="eastAsia"/>
              </w:rPr>
            </w:pPr>
            <w:r>
              <w:rPr>
                <w:rFonts w:hint="eastAsia"/>
              </w:rPr>
              <w:t xml:space="preserve">    button_style='', # 'success', 'info', 'warning', 'danger' or ''     </w:t>
            </w:r>
          </w:p>
          <w:p>
            <w:pPr>
              <w:spacing w:before="0" w:after="0" w:line="240" w:lineRule="auto"/>
              <w:rPr>
                <w:rFonts w:hint="eastAsia"/>
              </w:rPr>
            </w:pPr>
            <w:r>
              <w:rPr>
                <w:rFonts w:hint="eastAsia"/>
              </w:rPr>
              <w:t xml:space="preserve">    tooltip='Description',     </w:t>
            </w:r>
          </w:p>
          <w:p>
            <w:pPr>
              <w:spacing w:before="0" w:after="0" w:line="240" w:lineRule="auto"/>
              <w:rPr>
                <w:rFonts w:hint="eastAsia"/>
              </w:rPr>
            </w:pPr>
            <w:r>
              <w:rPr>
                <w:rFonts w:hint="eastAsia"/>
              </w:rPr>
              <w:t xml:space="preserve">    icon='uncheck' )</w:t>
            </w:r>
          </w:p>
          <w:p>
            <w:pPr>
              <w:spacing w:before="0" w:after="0" w:line="240" w:lineRule="auto"/>
              <w:rPr>
                <w:rFonts w:hint="eastAsia"/>
              </w:rPr>
            </w:pPr>
            <w:r>
              <w:rPr>
                <w:rFonts w:hint="eastAsia"/>
              </w:rPr>
              <w:t xml:space="preserve">Greenbutton = widgets.Button(     </w:t>
            </w:r>
          </w:p>
          <w:p>
            <w:pPr>
              <w:spacing w:before="0" w:after="0" w:line="240" w:lineRule="auto"/>
              <w:rPr>
                <w:rFonts w:hint="eastAsia"/>
              </w:rPr>
            </w:pPr>
            <w:r>
              <w:rPr>
                <w:rFonts w:hint="eastAsia"/>
              </w:rPr>
              <w:t xml:space="preserve">    value=False,     </w:t>
            </w:r>
          </w:p>
          <w:p>
            <w:pPr>
              <w:spacing w:before="0" w:after="0" w:line="240" w:lineRule="auto"/>
              <w:rPr>
                <w:rFonts w:hint="eastAsia"/>
              </w:rPr>
            </w:pPr>
            <w:r>
              <w:rPr>
                <w:rFonts w:hint="eastAsia"/>
              </w:rPr>
              <w:t xml:space="preserve">    description='绿色',     </w:t>
            </w:r>
          </w:p>
          <w:p>
            <w:pPr>
              <w:spacing w:before="0" w:after="0" w:line="240" w:lineRule="auto"/>
              <w:rPr>
                <w:rFonts w:hint="eastAsia"/>
              </w:rPr>
            </w:pPr>
            <w:r>
              <w:rPr>
                <w:rFonts w:hint="eastAsia"/>
              </w:rPr>
              <w:t xml:space="preserve">    disabled=False,     </w:t>
            </w:r>
          </w:p>
          <w:p>
            <w:pPr>
              <w:spacing w:before="0" w:after="0" w:line="240" w:lineRule="auto"/>
              <w:rPr>
                <w:rFonts w:hint="eastAsia"/>
              </w:rPr>
            </w:pPr>
            <w:r>
              <w:rPr>
                <w:rFonts w:hint="eastAsia"/>
              </w:rPr>
              <w:t xml:space="preserve">    button_style='', # 'success', 'info', 'warning', 'danger' or ''     </w:t>
            </w:r>
          </w:p>
          <w:p>
            <w:pPr>
              <w:spacing w:before="0" w:after="0" w:line="240" w:lineRule="auto"/>
              <w:rPr>
                <w:rFonts w:hint="eastAsia"/>
              </w:rPr>
            </w:pPr>
            <w:r>
              <w:rPr>
                <w:rFonts w:hint="eastAsia"/>
              </w:rPr>
              <w:t xml:space="preserve">    tooltip='Description',     </w:t>
            </w:r>
          </w:p>
          <w:p>
            <w:pPr>
              <w:spacing w:before="0" w:after="0" w:line="240" w:lineRule="auto"/>
              <w:rPr>
                <w:rFonts w:hint="eastAsia"/>
              </w:rPr>
            </w:pPr>
            <w:r>
              <w:rPr>
                <w:rFonts w:hint="eastAsia"/>
              </w:rPr>
              <w:t xml:space="preserve">    icon='uncheck' )</w:t>
            </w:r>
          </w:p>
          <w:p>
            <w:pPr>
              <w:spacing w:before="0" w:after="0" w:line="240" w:lineRule="auto"/>
              <w:rPr>
                <w:rFonts w:hint="eastAsia"/>
              </w:rPr>
            </w:pPr>
            <w:r>
              <w:rPr>
                <w:rFonts w:hint="eastAsia"/>
              </w:rPr>
              <w:t xml:space="preserve">Bluebutton = widgets.Button(     </w:t>
            </w:r>
          </w:p>
          <w:p>
            <w:pPr>
              <w:spacing w:before="0" w:after="0" w:line="240" w:lineRule="auto"/>
              <w:rPr>
                <w:rFonts w:hint="eastAsia"/>
              </w:rPr>
            </w:pPr>
            <w:r>
              <w:rPr>
                <w:rFonts w:hint="eastAsia"/>
              </w:rPr>
              <w:t xml:space="preserve">    value=False,     </w:t>
            </w:r>
          </w:p>
          <w:p>
            <w:pPr>
              <w:spacing w:before="0" w:after="0" w:line="240" w:lineRule="auto"/>
              <w:rPr>
                <w:rFonts w:hint="eastAsia"/>
              </w:rPr>
            </w:pPr>
            <w:r>
              <w:rPr>
                <w:rFonts w:hint="eastAsia"/>
              </w:rPr>
              <w:t xml:space="preserve">    description='蓝色',     </w:t>
            </w:r>
          </w:p>
          <w:p>
            <w:pPr>
              <w:spacing w:before="0" w:after="0" w:line="240" w:lineRule="auto"/>
              <w:rPr>
                <w:rFonts w:hint="eastAsia"/>
              </w:rPr>
            </w:pPr>
            <w:r>
              <w:rPr>
                <w:rFonts w:hint="eastAsia"/>
              </w:rPr>
              <w:t xml:space="preserve">    disabled=False,     </w:t>
            </w:r>
          </w:p>
          <w:p>
            <w:pPr>
              <w:spacing w:before="0" w:after="0" w:line="240" w:lineRule="auto"/>
              <w:rPr>
                <w:rFonts w:hint="eastAsia"/>
              </w:rPr>
            </w:pPr>
            <w:r>
              <w:rPr>
                <w:rFonts w:hint="eastAsia"/>
              </w:rPr>
              <w:t xml:space="preserve">    button_style='', # 'success', 'info', 'warning', 'danger' or ''     </w:t>
            </w:r>
          </w:p>
          <w:p>
            <w:pPr>
              <w:spacing w:before="0" w:after="0" w:line="240" w:lineRule="auto"/>
              <w:rPr>
                <w:rFonts w:hint="eastAsia"/>
              </w:rPr>
            </w:pPr>
            <w:r>
              <w:rPr>
                <w:rFonts w:hint="eastAsia"/>
              </w:rPr>
              <w:t xml:space="preserve">    tooltip='Description',     </w:t>
            </w:r>
          </w:p>
          <w:p>
            <w:pPr>
              <w:spacing w:before="0" w:after="0" w:line="240" w:lineRule="auto"/>
              <w:rPr>
                <w:rFonts w:hint="eastAsia"/>
              </w:rPr>
            </w:pPr>
            <w:r>
              <w:rPr>
                <w:rFonts w:hint="eastAsia"/>
              </w:rPr>
              <w:t xml:space="preserve">    icon='uncheck' )</w:t>
            </w:r>
          </w:p>
          <w:p>
            <w:pPr>
              <w:spacing w:before="0" w:after="0" w:line="240" w:lineRule="auto"/>
              <w:rPr>
                <w:rFonts w:hint="eastAsia"/>
              </w:rPr>
            </w:pPr>
            <w:r>
              <w:rPr>
                <w:rFonts w:hint="eastAsia"/>
              </w:rPr>
              <w:t xml:space="preserve">Yellowbutton = widgets.Button(     </w:t>
            </w:r>
          </w:p>
          <w:p>
            <w:pPr>
              <w:spacing w:before="0" w:after="0" w:line="240" w:lineRule="auto"/>
              <w:rPr>
                <w:rFonts w:hint="eastAsia"/>
              </w:rPr>
            </w:pPr>
            <w:r>
              <w:rPr>
                <w:rFonts w:hint="eastAsia"/>
              </w:rPr>
              <w:t xml:space="preserve">    value=False,     </w:t>
            </w:r>
          </w:p>
          <w:p>
            <w:pPr>
              <w:spacing w:before="0" w:after="0" w:line="240" w:lineRule="auto"/>
              <w:rPr>
                <w:rFonts w:hint="eastAsia"/>
              </w:rPr>
            </w:pPr>
            <w:r>
              <w:rPr>
                <w:rFonts w:hint="eastAsia"/>
              </w:rPr>
              <w:t xml:space="preserve">    description='黄色',     </w:t>
            </w:r>
          </w:p>
          <w:p>
            <w:pPr>
              <w:spacing w:before="0" w:after="0" w:line="240" w:lineRule="auto"/>
              <w:rPr>
                <w:rFonts w:hint="eastAsia"/>
              </w:rPr>
            </w:pPr>
            <w:r>
              <w:rPr>
                <w:rFonts w:hint="eastAsia"/>
              </w:rPr>
              <w:t xml:space="preserve">    disabled=False,     </w:t>
            </w:r>
          </w:p>
          <w:p>
            <w:pPr>
              <w:spacing w:before="0" w:after="0" w:line="240" w:lineRule="auto"/>
              <w:rPr>
                <w:rFonts w:hint="eastAsia"/>
              </w:rPr>
            </w:pPr>
            <w:r>
              <w:rPr>
                <w:rFonts w:hint="eastAsia"/>
              </w:rPr>
              <w:t xml:space="preserve">    button_style='', # 'success', 'info', 'warning', 'danger' or ''     </w:t>
            </w:r>
          </w:p>
          <w:p>
            <w:pPr>
              <w:spacing w:before="0" w:after="0" w:line="240" w:lineRule="auto"/>
              <w:rPr>
                <w:rFonts w:hint="eastAsia"/>
              </w:rPr>
            </w:pPr>
            <w:r>
              <w:rPr>
                <w:rFonts w:hint="eastAsia"/>
              </w:rPr>
              <w:t xml:space="preserve">    tooltip='Description',     </w:t>
            </w:r>
          </w:p>
          <w:p>
            <w:pPr>
              <w:spacing w:before="0" w:after="0" w:line="240" w:lineRule="auto"/>
              <w:rPr>
                <w:rFonts w:hint="eastAsia"/>
              </w:rPr>
            </w:pPr>
            <w:r>
              <w:rPr>
                <w:rFonts w:hint="eastAsia"/>
              </w:rPr>
              <w:t xml:space="preserve">    icon='uncheck' )</w:t>
            </w:r>
          </w:p>
          <w:p>
            <w:pPr>
              <w:spacing w:before="0" w:after="0" w:line="240" w:lineRule="auto"/>
              <w:rPr>
                <w:rFonts w:hint="eastAsia"/>
              </w:rPr>
            </w:pPr>
            <w:r>
              <w:rPr>
                <w:rFonts w:hint="eastAsia"/>
              </w:rPr>
              <w:t xml:space="preserve">Orangebutton = widgets.Button(     </w:t>
            </w:r>
          </w:p>
          <w:p>
            <w:pPr>
              <w:spacing w:before="0" w:after="0" w:line="240" w:lineRule="auto"/>
              <w:rPr>
                <w:rFonts w:hint="eastAsia"/>
              </w:rPr>
            </w:pPr>
            <w:r>
              <w:rPr>
                <w:rFonts w:hint="eastAsia"/>
              </w:rPr>
              <w:t xml:space="preserve">    value=False,     </w:t>
            </w:r>
          </w:p>
          <w:p>
            <w:pPr>
              <w:spacing w:before="0" w:after="0" w:line="240" w:lineRule="auto"/>
              <w:rPr>
                <w:rFonts w:hint="eastAsia"/>
              </w:rPr>
            </w:pPr>
            <w:r>
              <w:rPr>
                <w:rFonts w:hint="eastAsia"/>
              </w:rPr>
              <w:t xml:space="preserve">    description='橙色',     </w:t>
            </w:r>
          </w:p>
          <w:p>
            <w:pPr>
              <w:spacing w:before="0" w:after="0" w:line="240" w:lineRule="auto"/>
              <w:rPr>
                <w:rFonts w:hint="eastAsia"/>
              </w:rPr>
            </w:pPr>
            <w:r>
              <w:rPr>
                <w:rFonts w:hint="eastAsia"/>
              </w:rPr>
              <w:t xml:space="preserve">    disabled=False,     </w:t>
            </w:r>
          </w:p>
          <w:p>
            <w:pPr>
              <w:spacing w:before="0" w:after="0" w:line="240" w:lineRule="auto"/>
              <w:rPr>
                <w:rFonts w:hint="eastAsia"/>
              </w:rPr>
            </w:pPr>
            <w:r>
              <w:rPr>
                <w:rFonts w:hint="eastAsia"/>
              </w:rPr>
              <w:t xml:space="preserve">    button_style='', # 'success', 'info', 'warning', 'danger' or ''     </w:t>
            </w:r>
          </w:p>
          <w:p>
            <w:pPr>
              <w:spacing w:before="0" w:after="0" w:line="240" w:lineRule="auto"/>
              <w:rPr>
                <w:rFonts w:hint="eastAsia"/>
              </w:rPr>
            </w:pPr>
            <w:r>
              <w:rPr>
                <w:rFonts w:hint="eastAsia"/>
              </w:rPr>
              <w:t xml:space="preserve">    tooltip='Description',     </w:t>
            </w:r>
          </w:p>
          <w:p>
            <w:pPr>
              <w:spacing w:before="0" w:after="0" w:line="240" w:lineRule="auto"/>
              <w:rPr>
                <w:rFonts w:hint="eastAsia"/>
              </w:rPr>
            </w:pPr>
            <w:r>
              <w:rPr>
                <w:rFonts w:hint="eastAsia"/>
              </w:rPr>
              <w:t xml:space="preserve">    icon='uncheck' )</w:t>
            </w:r>
          </w:p>
          <w:p>
            <w:pPr>
              <w:spacing w:before="0" w:after="0" w:line="240" w:lineRule="auto"/>
              <w:rPr>
                <w:rFonts w:hint="eastAsia"/>
              </w:rPr>
            </w:pPr>
            <w:r>
              <w:rPr>
                <w:rFonts w:hint="eastAsia"/>
              </w:rPr>
              <w:t xml:space="preserve">Closebutton = widgets.Button(     </w:t>
            </w:r>
          </w:p>
          <w:p>
            <w:pPr>
              <w:spacing w:before="0" w:after="0" w:line="240" w:lineRule="auto"/>
              <w:rPr>
                <w:rFonts w:hint="eastAsia"/>
              </w:rPr>
            </w:pPr>
            <w:r>
              <w:rPr>
                <w:rFonts w:hint="eastAsia"/>
              </w:rPr>
              <w:t xml:space="preserve">    value=False,     </w:t>
            </w:r>
          </w:p>
          <w:p>
            <w:pPr>
              <w:spacing w:before="0" w:after="0" w:line="240" w:lineRule="auto"/>
              <w:rPr>
                <w:rFonts w:hint="eastAsia"/>
              </w:rPr>
            </w:pPr>
            <w:r>
              <w:rPr>
                <w:rFonts w:hint="eastAsia"/>
              </w:rPr>
              <w:t xml:space="preserve">    description='关闭',     </w:t>
            </w:r>
          </w:p>
          <w:p>
            <w:pPr>
              <w:spacing w:before="0" w:after="0" w:line="240" w:lineRule="auto"/>
              <w:rPr>
                <w:rFonts w:hint="eastAsia"/>
              </w:rPr>
            </w:pPr>
            <w:r>
              <w:rPr>
                <w:rFonts w:hint="eastAsia"/>
              </w:rPr>
              <w:t xml:space="preserve">    disabled=False,     </w:t>
            </w:r>
          </w:p>
          <w:p>
            <w:pPr>
              <w:spacing w:before="0" w:after="0" w:line="240" w:lineRule="auto"/>
              <w:rPr>
                <w:rFonts w:hint="eastAsia"/>
              </w:rPr>
            </w:pPr>
            <w:r>
              <w:rPr>
                <w:rFonts w:hint="eastAsia"/>
              </w:rPr>
              <w:t xml:space="preserve">    button_style='', # 'success', 'info', 'warning', 'danger' or ''     </w:t>
            </w:r>
          </w:p>
          <w:p>
            <w:pPr>
              <w:spacing w:before="0" w:after="0" w:line="240" w:lineRule="auto"/>
              <w:rPr>
                <w:rFonts w:hint="eastAsia"/>
              </w:rPr>
            </w:pPr>
            <w:r>
              <w:rPr>
                <w:rFonts w:hint="eastAsia"/>
              </w:rPr>
              <w:t xml:space="preserve">    tooltip='Description',     </w:t>
            </w:r>
          </w:p>
          <w:p>
            <w:pPr>
              <w:spacing w:before="0" w:after="0" w:line="240" w:lineRule="auto"/>
              <w:rPr>
                <w:rFonts w:hint="eastAsia"/>
              </w:rPr>
            </w:pPr>
            <w:r>
              <w:rPr>
                <w:rFonts w:hint="eastAsia"/>
              </w:rPr>
              <w:t xml:space="preserve">    icon='uncheck' )</w:t>
            </w:r>
          </w:p>
          <w:p>
            <w:pPr>
              <w:spacing w:before="0" w:after="0" w:line="240" w:lineRule="auto"/>
              <w:rPr>
                <w:rFonts w:hint="eastAsia"/>
              </w:rPr>
            </w:pPr>
            <w:r>
              <w:rPr>
                <w:rFonts w:hint="eastAsia"/>
              </w:rPr>
              <w:t>output = widgets.Output()</w:t>
            </w:r>
          </w:p>
          <w:p>
            <w:pPr>
              <w:spacing w:before="0" w:after="0" w:line="240" w:lineRule="auto"/>
              <w:rPr>
                <w:rFonts w:hint="eastAsia"/>
              </w:rPr>
            </w:pPr>
            <w:r>
              <w:rPr>
                <w:rFonts w:hint="eastAsia"/>
              </w:rPr>
              <w:t>display(Redbutton, Greenbutton, Bluebutton, Yellowbutton, Orangebutton, Closebutton, output)</w:t>
            </w:r>
          </w:p>
          <w:p>
            <w:pPr>
              <w:spacing w:before="0" w:after="0" w:line="240" w:lineRule="auto"/>
              <w:rPr>
                <w:rFonts w:hint="eastAsia"/>
              </w:rPr>
            </w:pPr>
          </w:p>
          <w:p>
            <w:pPr>
              <w:spacing w:before="0" w:after="0" w:line="240" w:lineRule="auto"/>
              <w:rPr>
                <w:rFonts w:hint="eastAsia"/>
              </w:rPr>
            </w:pPr>
            <w:r>
              <w:rPr>
                <w:rFonts w:hint="eastAsia"/>
              </w:rPr>
              <w:t>def ALL_Uncheck():</w:t>
            </w:r>
          </w:p>
          <w:p>
            <w:pPr>
              <w:spacing w:before="0" w:after="0" w:line="240" w:lineRule="auto"/>
              <w:rPr>
                <w:rFonts w:hint="eastAsia"/>
              </w:rPr>
            </w:pPr>
            <w:r>
              <w:rPr>
                <w:rFonts w:hint="eastAsia"/>
              </w:rPr>
              <w:t xml:space="preserve">    Redbutton.icon = 'uncheck'</w:t>
            </w:r>
          </w:p>
          <w:p>
            <w:pPr>
              <w:spacing w:before="0" w:after="0" w:line="240" w:lineRule="auto"/>
              <w:rPr>
                <w:rFonts w:hint="eastAsia"/>
              </w:rPr>
            </w:pPr>
            <w:r>
              <w:rPr>
                <w:rFonts w:hint="eastAsia"/>
              </w:rPr>
              <w:t xml:space="preserve">    Greenbutton.icon = 'uncheck'</w:t>
            </w:r>
          </w:p>
          <w:p>
            <w:pPr>
              <w:spacing w:before="0" w:after="0" w:line="240" w:lineRule="auto"/>
              <w:rPr>
                <w:rFonts w:hint="eastAsia"/>
              </w:rPr>
            </w:pPr>
            <w:r>
              <w:rPr>
                <w:rFonts w:hint="eastAsia"/>
              </w:rPr>
              <w:t xml:space="preserve">    Bluebutton.icon = 'uncheck'</w:t>
            </w:r>
          </w:p>
          <w:p>
            <w:pPr>
              <w:spacing w:before="0" w:after="0" w:line="240" w:lineRule="auto"/>
              <w:rPr>
                <w:rFonts w:hint="eastAsia"/>
              </w:rPr>
            </w:pPr>
            <w:r>
              <w:rPr>
                <w:rFonts w:hint="eastAsia"/>
              </w:rPr>
              <w:t xml:space="preserve">    Yellowbutton.icon = 'uncheck'</w:t>
            </w:r>
          </w:p>
          <w:p>
            <w:pPr>
              <w:spacing w:before="0" w:after="0" w:line="240" w:lineRule="auto"/>
              <w:rPr>
                <w:rFonts w:hint="eastAsia"/>
              </w:rPr>
            </w:pPr>
            <w:r>
              <w:rPr>
                <w:rFonts w:hint="eastAsia"/>
              </w:rPr>
              <w:t xml:space="preserve">    Orangebutton.icon = 'uncheck'</w:t>
            </w:r>
          </w:p>
          <w:p>
            <w:pPr>
              <w:spacing w:before="0" w:after="0" w:line="240" w:lineRule="auto"/>
              <w:rPr>
                <w:rFonts w:hint="eastAsia"/>
              </w:rPr>
            </w:pPr>
            <w:r>
              <w:rPr>
                <w:rFonts w:hint="eastAsia"/>
              </w:rPr>
              <w:t xml:space="preserve">    </w:t>
            </w:r>
          </w:p>
          <w:p>
            <w:pPr>
              <w:spacing w:before="0" w:after="0" w:line="240" w:lineRule="auto"/>
              <w:rPr>
                <w:rFonts w:hint="eastAsia"/>
              </w:rPr>
            </w:pPr>
            <w:r>
              <w:rPr>
                <w:rFonts w:hint="eastAsia"/>
              </w:rPr>
              <w:t>def on_Redbutton_clicked(b):</w:t>
            </w:r>
          </w:p>
          <w:p>
            <w:pPr>
              <w:spacing w:before="0" w:after="0" w:line="240" w:lineRule="auto"/>
              <w:rPr>
                <w:rFonts w:hint="eastAsia"/>
              </w:rPr>
            </w:pPr>
            <w:r>
              <w:rPr>
                <w:rFonts w:hint="eastAsia"/>
              </w:rPr>
              <w:t xml:space="preserve">    global color_lower, color_upper, g_mode </w:t>
            </w:r>
          </w:p>
          <w:p>
            <w:pPr>
              <w:spacing w:before="0" w:after="0" w:line="240" w:lineRule="auto"/>
              <w:rPr>
                <w:rFonts w:hint="eastAsia"/>
              </w:rPr>
            </w:pPr>
            <w:r>
              <w:rPr>
                <w:rFonts w:hint="eastAsia"/>
              </w:rPr>
              <w:t xml:space="preserve">    global target_valuex, target_valuey</w:t>
            </w:r>
          </w:p>
          <w:p>
            <w:pPr>
              <w:spacing w:before="0" w:after="0" w:line="240" w:lineRule="auto"/>
              <w:rPr>
                <w:rFonts w:hint="eastAsia"/>
              </w:rPr>
            </w:pPr>
            <w:r>
              <w:rPr>
                <w:rFonts w:hint="eastAsia"/>
              </w:rPr>
              <w:t xml:space="preserve">    ALL_Uncheck()</w:t>
            </w:r>
          </w:p>
          <w:p>
            <w:pPr>
              <w:spacing w:before="0" w:after="0" w:line="240" w:lineRule="auto"/>
              <w:rPr>
                <w:rFonts w:hint="eastAsia"/>
              </w:rPr>
            </w:pPr>
            <w:r>
              <w:rPr>
                <w:rFonts w:hint="eastAsia"/>
              </w:rPr>
              <w:t xml:space="preserve">    b.icon = 'check'</w:t>
            </w:r>
          </w:p>
          <w:p>
            <w:pPr>
              <w:spacing w:before="0" w:after="0" w:line="240" w:lineRule="auto"/>
              <w:rPr>
                <w:rFonts w:hint="eastAsia"/>
              </w:rPr>
            </w:pPr>
            <w:r>
              <w:rPr>
                <w:rFonts w:hint="eastAsia"/>
              </w:rPr>
              <w:t xml:space="preserve">    color_lower = np.array([0, 43, 46])</w:t>
            </w:r>
          </w:p>
          <w:p>
            <w:pPr>
              <w:spacing w:before="0" w:after="0" w:line="240" w:lineRule="auto"/>
              <w:rPr>
                <w:rFonts w:hint="eastAsia"/>
              </w:rPr>
            </w:pPr>
            <w:r>
              <w:rPr>
                <w:rFonts w:hint="eastAsia"/>
              </w:rPr>
              <w:t xml:space="preserve">    color_upper = np.array([10, 255, 255])</w:t>
            </w:r>
          </w:p>
          <w:p>
            <w:pPr>
              <w:spacing w:before="0" w:after="0" w:line="240" w:lineRule="auto"/>
              <w:rPr>
                <w:rFonts w:hint="eastAsia"/>
              </w:rPr>
            </w:pPr>
            <w:r>
              <w:rPr>
                <w:rFonts w:hint="eastAsia"/>
              </w:rPr>
              <w:t xml:space="preserve">    target_valuex = target_valuey = 2048</w:t>
            </w:r>
          </w:p>
          <w:p>
            <w:pPr>
              <w:spacing w:before="0" w:after="0" w:line="240" w:lineRule="auto"/>
              <w:rPr>
                <w:rFonts w:hint="eastAsia"/>
              </w:rPr>
            </w:pPr>
            <w:r>
              <w:rPr>
                <w:rFonts w:hint="eastAsia"/>
              </w:rPr>
              <w:t xml:space="preserve">    Servo_control(1500, 1500)</w:t>
            </w:r>
          </w:p>
          <w:p>
            <w:pPr>
              <w:spacing w:before="0" w:after="0" w:line="240" w:lineRule="auto"/>
              <w:rPr>
                <w:rFonts w:hint="eastAsia"/>
              </w:rPr>
            </w:pPr>
            <w:r>
              <w:rPr>
                <w:rFonts w:hint="eastAsia"/>
              </w:rPr>
              <w:t xml:space="preserve">    g_mode = 1</w:t>
            </w:r>
          </w:p>
          <w:p>
            <w:pPr>
              <w:spacing w:before="0" w:after="0" w:line="240" w:lineRule="auto"/>
              <w:rPr>
                <w:rFonts w:hint="eastAsia"/>
              </w:rPr>
            </w:pPr>
            <w:r>
              <w:rPr>
                <w:rFonts w:hint="eastAsia"/>
              </w:rPr>
              <w:t xml:space="preserve">    with output:</w:t>
            </w:r>
          </w:p>
          <w:p>
            <w:pPr>
              <w:spacing w:before="0" w:after="0" w:line="240" w:lineRule="auto"/>
              <w:rPr>
                <w:rFonts w:hint="eastAsia"/>
              </w:rPr>
            </w:pPr>
            <w:r>
              <w:rPr>
                <w:rFonts w:hint="eastAsia"/>
              </w:rPr>
              <w:t xml:space="preserve">        print("RedButton clicked.")</w:t>
            </w:r>
          </w:p>
          <w:p>
            <w:pPr>
              <w:spacing w:before="0" w:after="0" w:line="240" w:lineRule="auto"/>
              <w:rPr>
                <w:rFonts w:hint="eastAsia"/>
              </w:rPr>
            </w:pPr>
          </w:p>
          <w:p>
            <w:pPr>
              <w:spacing w:before="0" w:after="0" w:line="240" w:lineRule="auto"/>
              <w:rPr>
                <w:rFonts w:hint="eastAsia"/>
              </w:rPr>
            </w:pPr>
            <w:r>
              <w:rPr>
                <w:rFonts w:hint="eastAsia"/>
              </w:rPr>
              <w:t>def on_Greenbutton_clicked(b):</w:t>
            </w:r>
          </w:p>
          <w:p>
            <w:pPr>
              <w:spacing w:before="0" w:after="0" w:line="240" w:lineRule="auto"/>
              <w:rPr>
                <w:rFonts w:hint="eastAsia"/>
              </w:rPr>
            </w:pPr>
            <w:r>
              <w:rPr>
                <w:rFonts w:hint="eastAsia"/>
              </w:rPr>
              <w:t xml:space="preserve">    global color_lower, color_upper, g_mode </w:t>
            </w:r>
          </w:p>
          <w:p>
            <w:pPr>
              <w:spacing w:before="0" w:after="0" w:line="240" w:lineRule="auto"/>
              <w:rPr>
                <w:rFonts w:hint="eastAsia"/>
              </w:rPr>
            </w:pPr>
            <w:r>
              <w:rPr>
                <w:rFonts w:hint="eastAsia"/>
              </w:rPr>
              <w:t xml:space="preserve">    global target_valuex, target_valuey</w:t>
            </w:r>
          </w:p>
          <w:p>
            <w:pPr>
              <w:spacing w:before="0" w:after="0" w:line="240" w:lineRule="auto"/>
              <w:rPr>
                <w:rFonts w:hint="eastAsia"/>
              </w:rPr>
            </w:pPr>
            <w:r>
              <w:rPr>
                <w:rFonts w:hint="eastAsia"/>
              </w:rPr>
              <w:t xml:space="preserve">    ALL_Uncheck()</w:t>
            </w:r>
          </w:p>
          <w:p>
            <w:pPr>
              <w:spacing w:before="0" w:after="0" w:line="240" w:lineRule="auto"/>
              <w:rPr>
                <w:rFonts w:hint="eastAsia"/>
              </w:rPr>
            </w:pPr>
            <w:r>
              <w:rPr>
                <w:rFonts w:hint="eastAsia"/>
              </w:rPr>
              <w:t xml:space="preserve">    b.icon = 'check'</w:t>
            </w:r>
          </w:p>
          <w:p>
            <w:pPr>
              <w:spacing w:before="0" w:after="0" w:line="240" w:lineRule="auto"/>
              <w:rPr>
                <w:rFonts w:hint="eastAsia"/>
              </w:rPr>
            </w:pPr>
            <w:r>
              <w:rPr>
                <w:rFonts w:hint="eastAsia"/>
              </w:rPr>
              <w:t xml:space="preserve">    color_lower = np.array([35, 43, 46])</w:t>
            </w:r>
          </w:p>
          <w:p>
            <w:pPr>
              <w:spacing w:before="0" w:after="0" w:line="240" w:lineRule="auto"/>
              <w:rPr>
                <w:rFonts w:hint="eastAsia"/>
              </w:rPr>
            </w:pPr>
            <w:r>
              <w:rPr>
                <w:rFonts w:hint="eastAsia"/>
              </w:rPr>
              <w:t xml:space="preserve">    color_upper = np.array([77, 255, 255])</w:t>
            </w:r>
          </w:p>
          <w:p>
            <w:pPr>
              <w:spacing w:before="0" w:after="0" w:line="240" w:lineRule="auto"/>
              <w:rPr>
                <w:rFonts w:hint="eastAsia"/>
              </w:rPr>
            </w:pPr>
            <w:r>
              <w:rPr>
                <w:rFonts w:hint="eastAsia"/>
              </w:rPr>
              <w:t xml:space="preserve">    target_valuex = target_valuey = 2048</w:t>
            </w:r>
          </w:p>
          <w:p>
            <w:pPr>
              <w:spacing w:before="0" w:after="0" w:line="240" w:lineRule="auto"/>
              <w:rPr>
                <w:rFonts w:hint="eastAsia"/>
              </w:rPr>
            </w:pPr>
            <w:r>
              <w:rPr>
                <w:rFonts w:hint="eastAsia"/>
              </w:rPr>
              <w:t xml:space="preserve">    Servo_control(1500, 1500)</w:t>
            </w:r>
          </w:p>
          <w:p>
            <w:pPr>
              <w:spacing w:before="0" w:after="0" w:line="240" w:lineRule="auto"/>
              <w:rPr>
                <w:rFonts w:hint="eastAsia"/>
              </w:rPr>
            </w:pPr>
            <w:r>
              <w:rPr>
                <w:rFonts w:hint="eastAsia"/>
              </w:rPr>
              <w:t xml:space="preserve">    g_mode = 1</w:t>
            </w:r>
          </w:p>
          <w:p>
            <w:pPr>
              <w:spacing w:before="0" w:after="0" w:line="240" w:lineRule="auto"/>
              <w:rPr>
                <w:rFonts w:hint="eastAsia"/>
              </w:rPr>
            </w:pPr>
            <w:r>
              <w:rPr>
                <w:rFonts w:hint="eastAsia"/>
              </w:rPr>
              <w:t xml:space="preserve">    with output:</w:t>
            </w:r>
          </w:p>
          <w:p>
            <w:pPr>
              <w:spacing w:before="0" w:after="0" w:line="240" w:lineRule="auto"/>
              <w:rPr>
                <w:rFonts w:hint="eastAsia"/>
              </w:rPr>
            </w:pPr>
            <w:r>
              <w:rPr>
                <w:rFonts w:hint="eastAsia"/>
              </w:rPr>
              <w:t xml:space="preserve">        print("GreenButton clicked.")</w:t>
            </w:r>
          </w:p>
          <w:p>
            <w:pPr>
              <w:spacing w:before="0" w:after="0" w:line="240" w:lineRule="auto"/>
              <w:rPr>
                <w:rFonts w:hint="eastAsia"/>
              </w:rPr>
            </w:pPr>
            <w:r>
              <w:rPr>
                <w:rFonts w:hint="eastAsia"/>
              </w:rPr>
              <w:t xml:space="preserve">        </w:t>
            </w:r>
          </w:p>
          <w:p>
            <w:pPr>
              <w:spacing w:before="0" w:after="0" w:line="240" w:lineRule="auto"/>
              <w:rPr>
                <w:rFonts w:hint="eastAsia"/>
              </w:rPr>
            </w:pPr>
            <w:r>
              <w:rPr>
                <w:rFonts w:hint="eastAsia"/>
              </w:rPr>
              <w:t>def on_Bluebutton_clicked(b):</w:t>
            </w:r>
          </w:p>
          <w:p>
            <w:pPr>
              <w:spacing w:before="0" w:after="0" w:line="240" w:lineRule="auto"/>
              <w:rPr>
                <w:rFonts w:hint="eastAsia"/>
              </w:rPr>
            </w:pPr>
            <w:r>
              <w:rPr>
                <w:rFonts w:hint="eastAsia"/>
              </w:rPr>
              <w:t xml:space="preserve">    global color_lower, color_upper, g_mode </w:t>
            </w:r>
          </w:p>
          <w:p>
            <w:pPr>
              <w:spacing w:before="0" w:after="0" w:line="240" w:lineRule="auto"/>
              <w:rPr>
                <w:rFonts w:hint="eastAsia"/>
              </w:rPr>
            </w:pPr>
            <w:r>
              <w:rPr>
                <w:rFonts w:hint="eastAsia"/>
              </w:rPr>
              <w:t xml:space="preserve">    global target_valuex, target_valuey</w:t>
            </w:r>
          </w:p>
          <w:p>
            <w:pPr>
              <w:spacing w:before="0" w:after="0" w:line="240" w:lineRule="auto"/>
              <w:rPr>
                <w:rFonts w:hint="eastAsia"/>
              </w:rPr>
            </w:pPr>
            <w:r>
              <w:rPr>
                <w:rFonts w:hint="eastAsia"/>
              </w:rPr>
              <w:t xml:space="preserve">    ALL_Uncheck()</w:t>
            </w:r>
          </w:p>
          <w:p>
            <w:pPr>
              <w:spacing w:before="0" w:after="0" w:line="240" w:lineRule="auto"/>
              <w:rPr>
                <w:rFonts w:hint="eastAsia"/>
              </w:rPr>
            </w:pPr>
            <w:r>
              <w:rPr>
                <w:rFonts w:hint="eastAsia"/>
              </w:rPr>
              <w:t xml:space="preserve">    b.icon = 'check'</w:t>
            </w:r>
          </w:p>
          <w:p>
            <w:pPr>
              <w:spacing w:before="0" w:after="0" w:line="240" w:lineRule="auto"/>
              <w:rPr>
                <w:rFonts w:hint="eastAsia"/>
              </w:rPr>
            </w:pPr>
            <w:r>
              <w:rPr>
                <w:rFonts w:hint="eastAsia"/>
              </w:rPr>
              <w:t xml:space="preserve">    color_lower=np.array([100, 43, 46])</w:t>
            </w:r>
          </w:p>
          <w:p>
            <w:pPr>
              <w:spacing w:before="0" w:after="0" w:line="240" w:lineRule="auto"/>
              <w:rPr>
                <w:rFonts w:hint="eastAsia"/>
              </w:rPr>
            </w:pPr>
            <w:r>
              <w:rPr>
                <w:rFonts w:hint="eastAsia"/>
              </w:rPr>
              <w:t xml:space="preserve">    color_upper = np.array([124, 255, 255])</w:t>
            </w:r>
          </w:p>
          <w:p>
            <w:pPr>
              <w:spacing w:before="0" w:after="0" w:line="240" w:lineRule="auto"/>
              <w:rPr>
                <w:rFonts w:hint="eastAsia"/>
              </w:rPr>
            </w:pPr>
            <w:r>
              <w:rPr>
                <w:rFonts w:hint="eastAsia"/>
              </w:rPr>
              <w:t xml:space="preserve">    target_valuex = target_valuey = 2048</w:t>
            </w:r>
          </w:p>
          <w:p>
            <w:pPr>
              <w:spacing w:before="0" w:after="0" w:line="240" w:lineRule="auto"/>
              <w:rPr>
                <w:rFonts w:hint="eastAsia"/>
              </w:rPr>
            </w:pPr>
            <w:r>
              <w:rPr>
                <w:rFonts w:hint="eastAsia"/>
              </w:rPr>
              <w:t xml:space="preserve">    Servo_control(1500, 1500)</w:t>
            </w:r>
          </w:p>
          <w:p>
            <w:pPr>
              <w:spacing w:before="0" w:after="0" w:line="240" w:lineRule="auto"/>
              <w:rPr>
                <w:rFonts w:hint="eastAsia"/>
              </w:rPr>
            </w:pPr>
            <w:r>
              <w:rPr>
                <w:rFonts w:hint="eastAsia"/>
              </w:rPr>
              <w:t xml:space="preserve">    g_mode = 1</w:t>
            </w:r>
          </w:p>
          <w:p>
            <w:pPr>
              <w:spacing w:before="0" w:after="0" w:line="240" w:lineRule="auto"/>
              <w:rPr>
                <w:rFonts w:hint="eastAsia"/>
              </w:rPr>
            </w:pPr>
            <w:r>
              <w:rPr>
                <w:rFonts w:hint="eastAsia"/>
              </w:rPr>
              <w:t xml:space="preserve">    with output:</w:t>
            </w:r>
          </w:p>
          <w:p>
            <w:pPr>
              <w:spacing w:before="0" w:after="0" w:line="240" w:lineRule="auto"/>
              <w:rPr>
                <w:rFonts w:hint="eastAsia"/>
              </w:rPr>
            </w:pPr>
            <w:r>
              <w:rPr>
                <w:rFonts w:hint="eastAsia"/>
              </w:rPr>
              <w:t xml:space="preserve">        print("Bluebutton clicked.")   </w:t>
            </w:r>
          </w:p>
          <w:p>
            <w:pPr>
              <w:spacing w:before="0" w:after="0" w:line="240" w:lineRule="auto"/>
              <w:rPr>
                <w:rFonts w:hint="eastAsia"/>
              </w:rPr>
            </w:pPr>
          </w:p>
          <w:p>
            <w:pPr>
              <w:spacing w:before="0" w:after="0" w:line="240" w:lineRule="auto"/>
              <w:rPr>
                <w:rFonts w:hint="eastAsia"/>
              </w:rPr>
            </w:pPr>
            <w:r>
              <w:rPr>
                <w:rFonts w:hint="eastAsia"/>
              </w:rPr>
              <w:t>def on_Yellowbutton_clicked(b):</w:t>
            </w:r>
          </w:p>
          <w:p>
            <w:pPr>
              <w:spacing w:before="0" w:after="0" w:line="240" w:lineRule="auto"/>
              <w:rPr>
                <w:rFonts w:hint="eastAsia"/>
              </w:rPr>
            </w:pPr>
            <w:r>
              <w:rPr>
                <w:rFonts w:hint="eastAsia"/>
              </w:rPr>
              <w:t xml:space="preserve">    global color_lower, color_upper, g_mode </w:t>
            </w:r>
          </w:p>
          <w:p>
            <w:pPr>
              <w:spacing w:before="0" w:after="0" w:line="240" w:lineRule="auto"/>
              <w:rPr>
                <w:rFonts w:hint="eastAsia"/>
              </w:rPr>
            </w:pPr>
            <w:r>
              <w:rPr>
                <w:rFonts w:hint="eastAsia"/>
              </w:rPr>
              <w:t xml:space="preserve">    global target_valuex, target_valuey</w:t>
            </w:r>
          </w:p>
          <w:p>
            <w:pPr>
              <w:spacing w:before="0" w:after="0" w:line="240" w:lineRule="auto"/>
              <w:rPr>
                <w:rFonts w:hint="eastAsia"/>
              </w:rPr>
            </w:pPr>
            <w:r>
              <w:rPr>
                <w:rFonts w:hint="eastAsia"/>
              </w:rPr>
              <w:t xml:space="preserve">    ALL_Uncheck()</w:t>
            </w:r>
          </w:p>
          <w:p>
            <w:pPr>
              <w:spacing w:before="0" w:after="0" w:line="240" w:lineRule="auto"/>
              <w:rPr>
                <w:rFonts w:hint="eastAsia"/>
              </w:rPr>
            </w:pPr>
            <w:r>
              <w:rPr>
                <w:rFonts w:hint="eastAsia"/>
              </w:rPr>
              <w:t xml:space="preserve">    b.icon = 'check'</w:t>
            </w:r>
          </w:p>
          <w:p>
            <w:pPr>
              <w:spacing w:before="0" w:after="0" w:line="240" w:lineRule="auto"/>
              <w:rPr>
                <w:rFonts w:hint="eastAsia"/>
              </w:rPr>
            </w:pPr>
            <w:r>
              <w:rPr>
                <w:rFonts w:hint="eastAsia"/>
              </w:rPr>
              <w:t xml:space="preserve">    color_lower = np.array([26, 43, 46])</w:t>
            </w:r>
          </w:p>
          <w:p>
            <w:pPr>
              <w:spacing w:before="0" w:after="0" w:line="240" w:lineRule="auto"/>
              <w:rPr>
                <w:rFonts w:hint="eastAsia"/>
              </w:rPr>
            </w:pPr>
            <w:r>
              <w:rPr>
                <w:rFonts w:hint="eastAsia"/>
              </w:rPr>
              <w:t xml:space="preserve">    color_upper = np.array([34, 255, 255])</w:t>
            </w:r>
          </w:p>
          <w:p>
            <w:pPr>
              <w:spacing w:before="0" w:after="0" w:line="240" w:lineRule="auto"/>
              <w:rPr>
                <w:rFonts w:hint="eastAsia"/>
              </w:rPr>
            </w:pPr>
            <w:r>
              <w:rPr>
                <w:rFonts w:hint="eastAsia"/>
              </w:rPr>
              <w:t xml:space="preserve">    target_valuex = target_valuey = 2048</w:t>
            </w:r>
          </w:p>
          <w:p>
            <w:pPr>
              <w:spacing w:before="0" w:after="0" w:line="240" w:lineRule="auto"/>
              <w:rPr>
                <w:rFonts w:hint="eastAsia"/>
              </w:rPr>
            </w:pPr>
            <w:r>
              <w:rPr>
                <w:rFonts w:hint="eastAsia"/>
              </w:rPr>
              <w:t xml:space="preserve">    Servo_control(1500, 1500)</w:t>
            </w:r>
          </w:p>
          <w:p>
            <w:pPr>
              <w:spacing w:before="0" w:after="0" w:line="240" w:lineRule="auto"/>
              <w:rPr>
                <w:rFonts w:hint="eastAsia"/>
              </w:rPr>
            </w:pPr>
            <w:r>
              <w:rPr>
                <w:rFonts w:hint="eastAsia"/>
              </w:rPr>
              <w:t xml:space="preserve">    g_mode = 1</w:t>
            </w:r>
          </w:p>
          <w:p>
            <w:pPr>
              <w:spacing w:before="0" w:after="0" w:line="240" w:lineRule="auto"/>
              <w:rPr>
                <w:rFonts w:hint="eastAsia"/>
              </w:rPr>
            </w:pPr>
            <w:r>
              <w:rPr>
                <w:rFonts w:hint="eastAsia"/>
              </w:rPr>
              <w:t xml:space="preserve">    with output:</w:t>
            </w:r>
          </w:p>
          <w:p>
            <w:pPr>
              <w:spacing w:before="0" w:after="0" w:line="240" w:lineRule="auto"/>
              <w:rPr>
                <w:rFonts w:hint="eastAsia"/>
              </w:rPr>
            </w:pPr>
            <w:r>
              <w:rPr>
                <w:rFonts w:hint="eastAsia"/>
              </w:rPr>
              <w:t xml:space="preserve">        print("Yellowbutton clicked.")</w:t>
            </w:r>
          </w:p>
          <w:p>
            <w:pPr>
              <w:spacing w:before="0" w:after="0" w:line="240" w:lineRule="auto"/>
              <w:rPr>
                <w:rFonts w:hint="eastAsia"/>
              </w:rPr>
            </w:pPr>
            <w:r>
              <w:rPr>
                <w:rFonts w:hint="eastAsia"/>
              </w:rPr>
              <w:t xml:space="preserve">        </w:t>
            </w:r>
          </w:p>
          <w:p>
            <w:pPr>
              <w:spacing w:before="0" w:after="0" w:line="240" w:lineRule="auto"/>
              <w:rPr>
                <w:rFonts w:hint="eastAsia"/>
              </w:rPr>
            </w:pPr>
            <w:r>
              <w:rPr>
                <w:rFonts w:hint="eastAsia"/>
              </w:rPr>
              <w:t>def on_Orangebutton_clicked(b):</w:t>
            </w:r>
          </w:p>
          <w:p>
            <w:pPr>
              <w:spacing w:before="0" w:after="0" w:line="240" w:lineRule="auto"/>
              <w:rPr>
                <w:rFonts w:hint="eastAsia"/>
              </w:rPr>
            </w:pPr>
            <w:r>
              <w:rPr>
                <w:rFonts w:hint="eastAsia"/>
              </w:rPr>
              <w:t xml:space="preserve">    global color_lower, color_upper, g_mode </w:t>
            </w:r>
          </w:p>
          <w:p>
            <w:pPr>
              <w:spacing w:before="0" w:after="0" w:line="240" w:lineRule="auto"/>
              <w:rPr>
                <w:rFonts w:hint="eastAsia"/>
              </w:rPr>
            </w:pPr>
            <w:r>
              <w:rPr>
                <w:rFonts w:hint="eastAsia"/>
              </w:rPr>
              <w:t xml:space="preserve">    global target_valuex, target_valuey</w:t>
            </w:r>
          </w:p>
          <w:p>
            <w:pPr>
              <w:spacing w:before="0" w:after="0" w:line="240" w:lineRule="auto"/>
              <w:rPr>
                <w:rFonts w:hint="eastAsia"/>
              </w:rPr>
            </w:pPr>
            <w:r>
              <w:rPr>
                <w:rFonts w:hint="eastAsia"/>
              </w:rPr>
              <w:t xml:space="preserve">    ALL_Uncheck()</w:t>
            </w:r>
          </w:p>
          <w:p>
            <w:pPr>
              <w:spacing w:before="0" w:after="0" w:line="240" w:lineRule="auto"/>
              <w:rPr>
                <w:rFonts w:hint="eastAsia"/>
              </w:rPr>
            </w:pPr>
            <w:r>
              <w:rPr>
                <w:rFonts w:hint="eastAsia"/>
              </w:rPr>
              <w:t xml:space="preserve">    b.icon = 'check'</w:t>
            </w:r>
          </w:p>
          <w:p>
            <w:pPr>
              <w:spacing w:before="0" w:after="0" w:line="240" w:lineRule="auto"/>
              <w:rPr>
                <w:rFonts w:hint="eastAsia"/>
              </w:rPr>
            </w:pPr>
            <w:r>
              <w:rPr>
                <w:rFonts w:hint="eastAsia"/>
              </w:rPr>
              <w:t xml:space="preserve">    color_lower = np.array([11, 43, 46])</w:t>
            </w:r>
          </w:p>
          <w:p>
            <w:pPr>
              <w:spacing w:before="0" w:after="0" w:line="240" w:lineRule="auto"/>
              <w:rPr>
                <w:rFonts w:hint="eastAsia"/>
              </w:rPr>
            </w:pPr>
            <w:r>
              <w:rPr>
                <w:rFonts w:hint="eastAsia"/>
              </w:rPr>
              <w:t xml:space="preserve">    color_upper = np.array([25, 255, 255])</w:t>
            </w:r>
          </w:p>
          <w:p>
            <w:pPr>
              <w:spacing w:before="0" w:after="0" w:line="240" w:lineRule="auto"/>
              <w:rPr>
                <w:rFonts w:hint="eastAsia"/>
              </w:rPr>
            </w:pPr>
            <w:r>
              <w:rPr>
                <w:rFonts w:hint="eastAsia"/>
              </w:rPr>
              <w:t xml:space="preserve">    target_valuex = target_valuey = 2048</w:t>
            </w:r>
          </w:p>
          <w:p>
            <w:pPr>
              <w:spacing w:before="0" w:after="0" w:line="240" w:lineRule="auto"/>
              <w:rPr>
                <w:rFonts w:hint="eastAsia"/>
              </w:rPr>
            </w:pPr>
            <w:r>
              <w:rPr>
                <w:rFonts w:hint="eastAsia"/>
              </w:rPr>
              <w:t xml:space="preserve">    Servo_control(1500, 1500)</w:t>
            </w:r>
          </w:p>
          <w:p>
            <w:pPr>
              <w:spacing w:before="0" w:after="0" w:line="240" w:lineRule="auto"/>
              <w:rPr>
                <w:rFonts w:hint="eastAsia"/>
              </w:rPr>
            </w:pPr>
            <w:r>
              <w:rPr>
                <w:rFonts w:hint="eastAsia"/>
              </w:rPr>
              <w:t xml:space="preserve">    g_mode = 1</w:t>
            </w:r>
          </w:p>
          <w:p>
            <w:pPr>
              <w:spacing w:before="0" w:after="0" w:line="240" w:lineRule="auto"/>
              <w:rPr>
                <w:rFonts w:hint="eastAsia"/>
              </w:rPr>
            </w:pPr>
            <w:r>
              <w:rPr>
                <w:rFonts w:hint="eastAsia"/>
              </w:rPr>
              <w:t xml:space="preserve">    with output:</w:t>
            </w:r>
          </w:p>
          <w:p>
            <w:pPr>
              <w:spacing w:before="0" w:after="0" w:line="240" w:lineRule="auto"/>
              <w:rPr>
                <w:rFonts w:hint="eastAsia"/>
              </w:rPr>
            </w:pPr>
            <w:r>
              <w:rPr>
                <w:rFonts w:hint="eastAsia"/>
              </w:rPr>
              <w:t xml:space="preserve">        print("Orangebutton clicked.")</w:t>
            </w:r>
          </w:p>
          <w:p>
            <w:pPr>
              <w:spacing w:before="0" w:after="0" w:line="240" w:lineRule="auto"/>
              <w:rPr>
                <w:rFonts w:hint="eastAsia"/>
              </w:rPr>
            </w:pPr>
            <w:r>
              <w:rPr>
                <w:rFonts w:hint="eastAsia"/>
              </w:rPr>
              <w:t xml:space="preserve">        </w:t>
            </w:r>
          </w:p>
          <w:p>
            <w:pPr>
              <w:spacing w:before="0" w:after="0" w:line="240" w:lineRule="auto"/>
              <w:rPr>
                <w:rFonts w:hint="eastAsia"/>
              </w:rPr>
            </w:pPr>
            <w:r>
              <w:rPr>
                <w:rFonts w:hint="eastAsia"/>
              </w:rPr>
              <w:t xml:space="preserve">def on_Closebutton_clicked(b):  </w:t>
            </w:r>
          </w:p>
          <w:p>
            <w:pPr>
              <w:spacing w:before="0" w:after="0" w:line="240" w:lineRule="auto"/>
              <w:rPr>
                <w:rFonts w:hint="eastAsia"/>
              </w:rPr>
            </w:pPr>
            <w:r>
              <w:rPr>
                <w:rFonts w:hint="eastAsia"/>
              </w:rPr>
              <w:t xml:space="preserve">    global g_mode </w:t>
            </w:r>
          </w:p>
          <w:p>
            <w:pPr>
              <w:spacing w:before="0" w:after="0" w:line="240" w:lineRule="auto"/>
              <w:rPr>
                <w:rFonts w:hint="eastAsia"/>
              </w:rPr>
            </w:pPr>
            <w:r>
              <w:rPr>
                <w:rFonts w:hint="eastAsia"/>
              </w:rPr>
              <w:t xml:space="preserve">    </w:t>
            </w:r>
          </w:p>
          <w:p>
            <w:pPr>
              <w:spacing w:before="0" w:after="0" w:line="240" w:lineRule="auto"/>
              <w:rPr>
                <w:rFonts w:hint="eastAsia"/>
              </w:rPr>
            </w:pPr>
            <w:r>
              <w:rPr>
                <w:rFonts w:hint="eastAsia"/>
              </w:rPr>
              <w:t xml:space="preserve">    ALL_Uncheck()</w:t>
            </w:r>
          </w:p>
          <w:p>
            <w:pPr>
              <w:spacing w:before="0" w:after="0" w:line="240" w:lineRule="auto"/>
              <w:rPr>
                <w:rFonts w:hint="eastAsia"/>
              </w:rPr>
            </w:pPr>
            <w:r>
              <w:rPr>
                <w:rFonts w:hint="eastAsia"/>
              </w:rPr>
              <w:t xml:space="preserve">    g_mode = 0</w:t>
            </w:r>
          </w:p>
          <w:p>
            <w:pPr>
              <w:spacing w:before="0" w:after="0" w:line="240" w:lineRule="auto"/>
              <w:rPr>
                <w:rFonts w:hint="eastAsia"/>
              </w:rPr>
            </w:pPr>
            <w:r>
              <w:rPr>
                <w:rFonts w:hint="eastAsia"/>
              </w:rPr>
              <w:t xml:space="preserve">    with output:</w:t>
            </w:r>
          </w:p>
          <w:p>
            <w:pPr>
              <w:spacing w:before="0" w:after="0" w:line="240" w:lineRule="auto"/>
              <w:rPr>
                <w:rFonts w:hint="eastAsia"/>
              </w:rPr>
            </w:pPr>
            <w:r>
              <w:rPr>
                <w:rFonts w:hint="eastAsia"/>
              </w:rPr>
              <w:t xml:space="preserve">        print("CloseButton clicked.")</w:t>
            </w:r>
          </w:p>
          <w:p>
            <w:pPr>
              <w:spacing w:before="0" w:after="0" w:line="240" w:lineRule="auto"/>
              <w:rPr>
                <w:rFonts w:hint="eastAsia"/>
              </w:rPr>
            </w:pPr>
          </w:p>
          <w:p>
            <w:pPr>
              <w:spacing w:before="0" w:after="0" w:line="240" w:lineRule="auto"/>
              <w:rPr>
                <w:rFonts w:hint="eastAsia"/>
              </w:rPr>
            </w:pPr>
            <w:r>
              <w:rPr>
                <w:rFonts w:hint="eastAsia"/>
              </w:rPr>
              <w:t>Redbutton.on_click(on_Redbutton_clicked)</w:t>
            </w:r>
          </w:p>
          <w:p>
            <w:pPr>
              <w:spacing w:before="0" w:after="0" w:line="240" w:lineRule="auto"/>
              <w:rPr>
                <w:rFonts w:hint="eastAsia"/>
              </w:rPr>
            </w:pPr>
            <w:r>
              <w:rPr>
                <w:rFonts w:hint="eastAsia"/>
              </w:rPr>
              <w:t>Greenbutton.on_click(on_Greenbutton_clicked)</w:t>
            </w:r>
          </w:p>
          <w:p>
            <w:pPr>
              <w:spacing w:before="0" w:after="0" w:line="240" w:lineRule="auto"/>
              <w:rPr>
                <w:rFonts w:hint="eastAsia"/>
              </w:rPr>
            </w:pPr>
            <w:r>
              <w:rPr>
                <w:rFonts w:hint="eastAsia"/>
              </w:rPr>
              <w:t>Bluebutton.on_click(on_Bluebutton_clicked)</w:t>
            </w:r>
          </w:p>
          <w:p>
            <w:pPr>
              <w:spacing w:before="0" w:after="0" w:line="240" w:lineRule="auto"/>
              <w:rPr>
                <w:rFonts w:hint="eastAsia"/>
              </w:rPr>
            </w:pPr>
            <w:r>
              <w:rPr>
                <w:rFonts w:hint="eastAsia"/>
              </w:rPr>
              <w:t>Yellowbutton.on_click(on_Yellowbutton_clicked)</w:t>
            </w:r>
          </w:p>
          <w:p>
            <w:pPr>
              <w:spacing w:before="0" w:after="0" w:line="240" w:lineRule="auto"/>
              <w:rPr>
                <w:rFonts w:hint="eastAsia"/>
              </w:rPr>
            </w:pPr>
            <w:r>
              <w:rPr>
                <w:rFonts w:hint="eastAsia"/>
              </w:rPr>
              <w:t>Orangebutton.on_click(on_Orangebutton_clicked)</w:t>
            </w:r>
          </w:p>
          <w:p>
            <w:pPr>
              <w:spacing w:before="0" w:after="0" w:line="240" w:lineRule="auto"/>
            </w:pPr>
            <w:r>
              <w:rPr>
                <w:rFonts w:hint="eastAsia"/>
              </w:rPr>
              <w:t>Closebutton.on_click(on_Closebutton_clicked)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hint="eastAsia"/>
              </w:rPr>
            </w:pPr>
            <w:r>
              <w:rPr>
                <w:rFonts w:hint="eastAsia"/>
              </w:rPr>
              <w:t>##  云台运动主进程</w:t>
            </w:r>
          </w:p>
          <w:p>
            <w:pPr>
              <w:spacing w:before="0" w:after="0" w:line="240" w:lineRule="auto"/>
              <w:rPr>
                <w:rFonts w:hint="eastAsia"/>
              </w:rPr>
            </w:pPr>
            <w:r>
              <w:rPr>
                <w:rFonts w:hint="eastAsia"/>
              </w:rPr>
              <w:t>def Color_track():</w:t>
            </w:r>
          </w:p>
          <w:p>
            <w:pPr>
              <w:spacing w:before="0" w:after="0" w:line="240" w:lineRule="auto"/>
              <w:rPr>
                <w:rFonts w:hint="eastAsia"/>
              </w:rPr>
            </w:pPr>
            <w:r>
              <w:rPr>
                <w:rFonts w:hint="eastAsia"/>
              </w:rPr>
              <w:t xml:space="preserve">    global color_lower, color_upper, g_mode </w:t>
            </w:r>
          </w:p>
          <w:p>
            <w:pPr>
              <w:spacing w:before="0" w:after="0" w:line="240" w:lineRule="auto"/>
              <w:rPr>
                <w:rFonts w:hint="eastAsia"/>
              </w:rPr>
            </w:pPr>
            <w:r>
              <w:rPr>
                <w:rFonts w:hint="eastAsia"/>
              </w:rPr>
              <w:t xml:space="preserve">    global target_valuex, target_valuey</w:t>
            </w:r>
          </w:p>
          <w:p>
            <w:pPr>
              <w:spacing w:before="0" w:after="0" w:line="240" w:lineRule="auto"/>
              <w:rPr>
                <w:rFonts w:hint="eastAsia"/>
              </w:rPr>
            </w:pPr>
            <w:r>
              <w:rPr>
                <w:rFonts w:hint="eastAsia"/>
              </w:rPr>
              <w:t xml:space="preserve">    t_start = time.time()</w:t>
            </w:r>
          </w:p>
          <w:p>
            <w:pPr>
              <w:spacing w:before="0" w:after="0" w:line="240" w:lineRule="auto"/>
              <w:rPr>
                <w:rFonts w:hint="eastAsia"/>
              </w:rPr>
            </w:pPr>
            <w:r>
              <w:rPr>
                <w:rFonts w:hint="eastAsia"/>
              </w:rPr>
              <w:t xml:space="preserve">    fps = 0</w:t>
            </w:r>
          </w:p>
          <w:p>
            <w:pPr>
              <w:spacing w:before="0" w:after="0" w:line="240" w:lineRule="auto"/>
              <w:rPr>
                <w:rFonts w:hint="eastAsia"/>
              </w:rPr>
            </w:pPr>
            <w:r>
              <w:rPr>
                <w:rFonts w:hint="eastAsia"/>
              </w:rPr>
              <w:t xml:space="preserve">    while True:</w:t>
            </w:r>
          </w:p>
          <w:p>
            <w:pPr>
              <w:spacing w:before="0" w:after="0" w:line="240" w:lineRule="auto"/>
              <w:rPr>
                <w:rFonts w:hint="eastAsia"/>
              </w:rPr>
            </w:pPr>
            <w:r>
              <w:rPr>
                <w:rFonts w:hint="eastAsia"/>
              </w:rPr>
              <w:t xml:space="preserve">        ret, frame = image.read()</w:t>
            </w:r>
          </w:p>
          <w:p>
            <w:pPr>
              <w:spacing w:before="0" w:after="0" w:line="240" w:lineRule="auto"/>
              <w:rPr>
                <w:rFonts w:hint="eastAsia"/>
              </w:rPr>
            </w:pPr>
            <w:r>
              <w:rPr>
                <w:rFonts w:hint="eastAsia"/>
              </w:rPr>
              <w:t xml:space="preserve">        frame = cv2.resize(frame, (300, 300))</w:t>
            </w:r>
          </w:p>
          <w:p>
            <w:pPr>
              <w:spacing w:before="0" w:after="0" w:line="240" w:lineRule="auto"/>
              <w:rPr>
                <w:rFonts w:hint="eastAsia"/>
              </w:rPr>
            </w:pPr>
            <w:r>
              <w:rPr>
                <w:rFonts w:hint="eastAsia"/>
              </w:rPr>
              <w:t xml:space="preserve">        frame_ = cv2.GaussianBlur(frame,(5,5),0)                    </w:t>
            </w:r>
          </w:p>
          <w:p>
            <w:pPr>
              <w:spacing w:before="0" w:after="0" w:line="240" w:lineRule="auto"/>
              <w:rPr>
                <w:rFonts w:hint="eastAsia"/>
              </w:rPr>
            </w:pPr>
            <w:r>
              <w:rPr>
                <w:rFonts w:hint="eastAsia"/>
              </w:rPr>
              <w:t xml:space="preserve">        hsv = cv2.cvtColor(frame,cv2.COLOR_BGR2HSV)</w:t>
            </w:r>
          </w:p>
          <w:p>
            <w:pPr>
              <w:spacing w:before="0" w:after="0" w:line="240" w:lineRule="auto"/>
              <w:rPr>
                <w:rFonts w:hint="eastAsia"/>
              </w:rPr>
            </w:pPr>
            <w:r>
              <w:rPr>
                <w:rFonts w:hint="eastAsia"/>
              </w:rPr>
              <w:t xml:space="preserve">        mask = cv2.inRange(hsv,color_lower,color_upper)  </w:t>
            </w:r>
          </w:p>
          <w:p>
            <w:pPr>
              <w:spacing w:before="0" w:after="0" w:line="240" w:lineRule="auto"/>
              <w:rPr>
                <w:rFonts w:hint="eastAsia"/>
              </w:rPr>
            </w:pPr>
            <w:r>
              <w:rPr>
                <w:rFonts w:hint="eastAsia"/>
              </w:rPr>
              <w:t xml:space="preserve">        mask = cv2.erode(mask,None,iterations=2)</w:t>
            </w:r>
          </w:p>
          <w:p>
            <w:pPr>
              <w:spacing w:before="0" w:after="0" w:line="240" w:lineRule="auto"/>
              <w:rPr>
                <w:rFonts w:hint="eastAsia"/>
              </w:rPr>
            </w:pPr>
            <w:r>
              <w:rPr>
                <w:rFonts w:hint="eastAsia"/>
              </w:rPr>
              <w:t xml:space="preserve">        mask = cv2.dilate(mask,None,iterations=2)</w:t>
            </w:r>
          </w:p>
          <w:p>
            <w:pPr>
              <w:spacing w:before="0" w:after="0" w:line="240" w:lineRule="auto"/>
              <w:rPr>
                <w:rFonts w:hint="eastAsia"/>
              </w:rPr>
            </w:pPr>
            <w:r>
              <w:rPr>
                <w:rFonts w:hint="eastAsia"/>
              </w:rPr>
              <w:t xml:space="preserve">        mask = cv2.GaussianBlur(mask,(3,3),0)     </w:t>
            </w:r>
          </w:p>
          <w:p>
            <w:pPr>
              <w:spacing w:before="0" w:after="0" w:line="240" w:lineRule="auto"/>
              <w:rPr>
                <w:rFonts w:hint="eastAsia"/>
              </w:rPr>
            </w:pPr>
            <w:r>
              <w:rPr>
                <w:rFonts w:hint="eastAsia"/>
              </w:rPr>
              <w:t xml:space="preserve">        cnts = cv2.findContours(mask.copy(),cv2.RETR_EXTERNAL,cv2.CHAIN_APPROX_SIMPLE)[-2] </w:t>
            </w:r>
          </w:p>
          <w:p>
            <w:pPr>
              <w:spacing w:before="0" w:after="0" w:line="240" w:lineRule="auto"/>
              <w:rPr>
                <w:rFonts w:hint="eastAsia"/>
              </w:rPr>
            </w:pPr>
            <w:r>
              <w:rPr>
                <w:rFonts w:hint="eastAsia"/>
              </w:rPr>
              <w:t xml:space="preserve">        if g_mode == 1: # 按钮切换开关</w:t>
            </w:r>
          </w:p>
          <w:p>
            <w:pPr>
              <w:spacing w:before="0" w:after="0" w:line="240" w:lineRule="auto"/>
              <w:rPr>
                <w:rFonts w:hint="eastAsia"/>
              </w:rPr>
            </w:pPr>
            <w:r>
              <w:rPr>
                <w:rFonts w:hint="eastAsia"/>
              </w:rPr>
              <w:t xml:space="preserve">            if len(cnts) &gt; 0:</w:t>
            </w:r>
          </w:p>
          <w:p>
            <w:pPr>
              <w:spacing w:before="0" w:after="0" w:line="240" w:lineRule="auto"/>
              <w:rPr>
                <w:rFonts w:hint="eastAsia"/>
              </w:rPr>
            </w:pPr>
            <w:r>
              <w:rPr>
                <w:rFonts w:hint="eastAsia"/>
              </w:rPr>
              <w:t xml:space="preserve">                cnt = max (cnts, key = cv2.contourArea)</w:t>
            </w:r>
          </w:p>
          <w:p>
            <w:pPr>
              <w:spacing w:before="0" w:after="0" w:line="240" w:lineRule="auto"/>
              <w:rPr>
                <w:rFonts w:hint="eastAsia"/>
              </w:rPr>
            </w:pPr>
            <w:r>
              <w:rPr>
                <w:rFonts w:hint="eastAsia"/>
              </w:rPr>
              <w:t xml:space="preserve">                (color_x,color_y),color_radius = cv2.minEnclosingCircle(cnt)</w:t>
            </w:r>
          </w:p>
          <w:p>
            <w:pPr>
              <w:spacing w:before="0" w:after="0" w:line="240" w:lineRule="auto"/>
              <w:rPr>
                <w:rFonts w:hint="eastAsia"/>
              </w:rPr>
            </w:pPr>
            <w:r>
              <w:rPr>
                <w:rFonts w:hint="eastAsia"/>
              </w:rPr>
              <w:t xml:space="preserve">                if color_radius &gt; 10:</w:t>
            </w:r>
          </w:p>
          <w:p>
            <w:pPr>
              <w:spacing w:before="0" w:after="0" w:line="240" w:lineRule="auto"/>
              <w:rPr>
                <w:rFonts w:hint="eastAsia"/>
              </w:rPr>
            </w:pPr>
            <w:r>
              <w:rPr>
                <w:rFonts w:hint="eastAsia"/>
              </w:rPr>
              <w:t xml:space="preserve">                    # 将检测到的颜色标记出来</w:t>
            </w:r>
          </w:p>
          <w:p>
            <w:pPr>
              <w:spacing w:before="0" w:after="0" w:line="240" w:lineRule="auto"/>
              <w:rPr>
                <w:rFonts w:hint="eastAsia"/>
              </w:rPr>
            </w:pPr>
            <w:r>
              <w:rPr>
                <w:rFonts w:hint="eastAsia"/>
              </w:rPr>
              <w:t xml:space="preserve">                    cv2.circle(frame,(int(color_x),int(color_y)),int(color_radius),(255,0,255),2)  </w:t>
            </w:r>
          </w:p>
          <w:p>
            <w:pPr>
              <w:spacing w:before="0" w:after="0" w:line="240" w:lineRule="auto"/>
              <w:rPr>
                <w:rFonts w:hint="eastAsia"/>
              </w:rPr>
            </w:pPr>
            <w:r>
              <w:rPr>
                <w:rFonts w:hint="eastAsia"/>
              </w:rPr>
              <w:t xml:space="preserve">                    # Proportion-Integration-Differentiation</w:t>
            </w:r>
          </w:p>
          <w:p>
            <w:pPr>
              <w:spacing w:before="0" w:after="0" w:line="240" w:lineRule="auto"/>
              <w:rPr>
                <w:rFonts w:hint="eastAsia"/>
              </w:rPr>
            </w:pPr>
            <w:r>
              <w:rPr>
                <w:rFonts w:hint="eastAsia"/>
              </w:rPr>
              <w:t xml:space="preserve">                    xservo_pid.SystemOutput = color_x</w:t>
            </w:r>
          </w:p>
          <w:p>
            <w:pPr>
              <w:spacing w:before="0" w:after="0" w:line="240" w:lineRule="auto"/>
              <w:rPr>
                <w:rFonts w:hint="eastAsia"/>
              </w:rPr>
            </w:pPr>
            <w:r>
              <w:rPr>
                <w:rFonts w:hint="eastAsia"/>
              </w:rPr>
              <w:t xml:space="preserve">                    print(color_x)</w:t>
            </w:r>
          </w:p>
          <w:p>
            <w:pPr>
              <w:spacing w:before="0" w:after="0" w:line="240" w:lineRule="auto"/>
              <w:rPr>
                <w:rFonts w:hint="eastAsia"/>
              </w:rPr>
            </w:pPr>
            <w:r>
              <w:rPr>
                <w:rFonts w:hint="eastAsia"/>
              </w:rPr>
              <w:t xml:space="preserve">                    xservo_pid.SetStepSignal(150)</w:t>
            </w:r>
          </w:p>
          <w:p>
            <w:pPr>
              <w:spacing w:before="0" w:after="0" w:line="240" w:lineRule="auto"/>
              <w:rPr>
                <w:rFonts w:hint="eastAsia"/>
              </w:rPr>
            </w:pPr>
            <w:r>
              <w:rPr>
                <w:rFonts w:hint="eastAsia"/>
              </w:rPr>
              <w:t xml:space="preserve">                    xservo_pid.SetInertiaTime(0.01, 0.1)</w:t>
            </w:r>
          </w:p>
          <w:p>
            <w:pPr>
              <w:spacing w:before="0" w:after="0" w:line="240" w:lineRule="auto"/>
              <w:rPr>
                <w:rFonts w:hint="eastAsia"/>
              </w:rPr>
            </w:pPr>
            <w:r>
              <w:rPr>
                <w:rFonts w:hint="eastAsia"/>
              </w:rPr>
              <w:t xml:space="preserve">                    target_valuex = int(1500+xservo_pid.SystemOutput)</w:t>
            </w:r>
          </w:p>
          <w:p>
            <w:pPr>
              <w:spacing w:before="0" w:after="0" w:line="240" w:lineRule="auto"/>
              <w:rPr>
                <w:rFonts w:hint="eastAsia"/>
              </w:rPr>
            </w:pPr>
            <w:r>
              <w:rPr>
                <w:rFonts w:hint="eastAsia"/>
              </w:rPr>
              <w:t xml:space="preserve">                    # 输入Y轴方向参数PID控制输入</w:t>
            </w:r>
          </w:p>
          <w:p>
            <w:pPr>
              <w:spacing w:before="0" w:after="0" w:line="240" w:lineRule="auto"/>
              <w:rPr>
                <w:rFonts w:hint="eastAsia"/>
              </w:rPr>
            </w:pPr>
            <w:r>
              <w:rPr>
                <w:rFonts w:hint="eastAsia"/>
              </w:rPr>
              <w:t xml:space="preserve">                    yservo_pid.SystemOutput = color_y</w:t>
            </w:r>
          </w:p>
          <w:p>
            <w:pPr>
              <w:spacing w:before="0" w:after="0" w:line="240" w:lineRule="auto"/>
              <w:rPr>
                <w:rFonts w:hint="eastAsia"/>
              </w:rPr>
            </w:pPr>
            <w:r>
              <w:rPr>
                <w:rFonts w:hint="eastAsia"/>
              </w:rPr>
              <w:t xml:space="preserve">                    yservo_pid.SetStepSignal(150)</w:t>
            </w:r>
          </w:p>
          <w:p>
            <w:pPr>
              <w:spacing w:before="0" w:after="0" w:line="240" w:lineRule="auto"/>
              <w:rPr>
                <w:rFonts w:hint="eastAsia"/>
              </w:rPr>
            </w:pPr>
            <w:r>
              <w:rPr>
                <w:rFonts w:hint="eastAsia"/>
              </w:rPr>
              <w:t xml:space="preserve">                    yservo_pid.SetInertiaTime(0.01, 0.1)</w:t>
            </w:r>
          </w:p>
          <w:p>
            <w:pPr>
              <w:spacing w:before="0" w:after="0" w:line="240" w:lineRule="auto"/>
              <w:rPr>
                <w:rFonts w:hint="eastAsia"/>
              </w:rPr>
            </w:pPr>
            <w:r>
              <w:rPr>
                <w:rFonts w:hint="eastAsia"/>
              </w:rPr>
              <w:t xml:space="preserve">                    target_valuey = int(1500+yservo_pid.SystemOutput)</w:t>
            </w:r>
          </w:p>
          <w:p>
            <w:pPr>
              <w:spacing w:before="0" w:after="0" w:line="240" w:lineRule="auto"/>
              <w:rPr>
                <w:rFonts w:hint="eastAsia"/>
              </w:rPr>
            </w:pPr>
            <w:r>
              <w:rPr>
                <w:rFonts w:hint="eastAsia"/>
              </w:rPr>
              <w:t xml:space="preserve">                    # 将云台转动至PID调校位置</w:t>
            </w:r>
          </w:p>
          <w:p>
            <w:pPr>
              <w:spacing w:before="0" w:after="0" w:line="240" w:lineRule="auto"/>
              <w:rPr>
                <w:rFonts w:hint="eastAsia"/>
              </w:rPr>
            </w:pPr>
            <w:r>
              <w:rPr>
                <w:rFonts w:hint="eastAsia"/>
              </w:rPr>
              <w:t xml:space="preserve">                    Servo_control(target_valuex,target_valuey)</w:t>
            </w:r>
          </w:p>
          <w:p>
            <w:pPr>
              <w:spacing w:before="0" w:after="0" w:line="240" w:lineRule="auto"/>
              <w:rPr>
                <w:rFonts w:hint="eastAsia"/>
              </w:rPr>
            </w:pPr>
          </w:p>
          <w:p>
            <w:pPr>
              <w:spacing w:before="0" w:after="0" w:line="240" w:lineRule="auto"/>
              <w:rPr>
                <w:rFonts w:hint="eastAsia"/>
              </w:rPr>
            </w:pPr>
            <w:r>
              <w:rPr>
                <w:rFonts w:hint="eastAsia"/>
              </w:rPr>
              <w:t xml:space="preserve">        fps = fps + 1</w:t>
            </w:r>
          </w:p>
          <w:p>
            <w:pPr>
              <w:spacing w:before="0" w:after="0" w:line="240" w:lineRule="auto"/>
              <w:rPr>
                <w:rFonts w:hint="eastAsia"/>
              </w:rPr>
            </w:pPr>
            <w:r>
              <w:rPr>
                <w:rFonts w:hint="eastAsia"/>
              </w:rPr>
              <w:t xml:space="preserve">        mfps = fps / (time.time() - t_start)</w:t>
            </w:r>
          </w:p>
          <w:p>
            <w:pPr>
              <w:spacing w:before="0" w:after="0" w:line="240" w:lineRule="auto"/>
              <w:rPr>
                <w:rFonts w:hint="eastAsia"/>
              </w:rPr>
            </w:pPr>
            <w:r>
              <w:rPr>
                <w:rFonts w:hint="eastAsia"/>
              </w:rPr>
              <w:t xml:space="preserve">        cv2.putText(frame, "FPS " + str(int(mfps)), (40,40), cv2.FONT_HERSHEY_SIMPLEX, 0.8, (0,255,255), 3)</w:t>
            </w:r>
          </w:p>
          <w:p>
            <w:pPr>
              <w:spacing w:before="0" w:after="0" w:line="240" w:lineRule="auto"/>
              <w:rPr>
                <w:rFonts w:hint="eastAsia"/>
              </w:rPr>
            </w:pPr>
            <w:r>
              <w:rPr>
                <w:rFonts w:hint="eastAsia"/>
              </w:rPr>
              <w:t xml:space="preserve">        # 实时传回图像数据进行显示</w:t>
            </w:r>
          </w:p>
          <w:p>
            <w:pPr>
              <w:spacing w:before="0" w:after="0" w:line="240" w:lineRule="auto"/>
            </w:pPr>
            <w:r>
              <w:rPr>
                <w:rFonts w:hint="eastAsia"/>
              </w:rPr>
              <w:t xml:space="preserve">        image_widget.value = bgr8_to_jpeg(frame)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启动进程</w:t>
            </w:r>
          </w:p>
          <w:p>
            <w:pPr>
              <w:spacing w:before="0" w:after="0" w:line="240" w:lineRule="auto"/>
            </w:pPr>
            <w:r>
              <w:t>thread1 = threading.Thread(target=Color_track)</w:t>
            </w:r>
          </w:p>
          <w:p>
            <w:pPr>
              <w:spacing w:before="0" w:after="0" w:line="240" w:lineRule="auto"/>
            </w:pPr>
            <w:r>
              <w:t>thread1.setDaemon(True)</w:t>
            </w:r>
          </w:p>
          <w:p>
            <w:pPr>
              <w:spacing w:before="0" w:after="0" w:line="240" w:lineRule="auto"/>
            </w:pPr>
            <w:r>
              <w:t>thread1.start()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关闭进程</w:t>
            </w:r>
          </w:p>
          <w:p>
            <w:pPr>
              <w:spacing w:before="0" w:after="0" w:line="240" w:lineRule="auto"/>
            </w:pPr>
            <w:r>
              <w:t>stop_thread(thread1)</w:t>
            </w:r>
          </w:p>
        </w:tc>
      </w:tr>
    </w:tbl>
    <w:p>
      <w:pPr>
        <w:pStyle w:val="21"/>
        <w:keepNext w:val="0"/>
        <w:keepLines w:val="0"/>
        <w:widowControl/>
        <w:suppressLineNumbers w:val="0"/>
        <w:spacing w:before="75" w:beforeAutospacing="0" w:after="75" w:afterAutospacing="0"/>
        <w:ind w:left="0" w:right="0" w:firstLine="0"/>
        <w:rPr>
          <w:rFonts w:ascii="sans-serif" w:hAnsi="sans-serif" w:eastAsia="sans-serif" w:cs="sans-serif"/>
          <w:i w:val="0"/>
          <w:caps w:val="0"/>
          <w:color w:val="000000"/>
          <w:spacing w:val="0"/>
          <w:sz w:val="24"/>
          <w:szCs w:val="24"/>
        </w:rPr>
      </w:pPr>
      <w:r>
        <w:rPr>
          <w:rFonts w:ascii="Calibri" w:hAnsi="Calibri" w:eastAsia="sans-serif" w:cs="Calibri"/>
          <w:i w:val="0"/>
          <w:caps w:val="0"/>
          <w:color w:val="000000"/>
          <w:spacing w:val="0"/>
          <w:sz w:val="21"/>
          <w:szCs w:val="21"/>
        </w:rPr>
        <w:t> 运行以后点击需要跟随的颜色即可，下图为红色跟随效果图；</w:t>
      </w:r>
    </w:p>
    <w:p>
      <w:pPr>
        <w:pStyle w:val="21"/>
        <w:keepNext w:val="0"/>
        <w:keepLines w:val="0"/>
        <w:widowControl/>
        <w:suppressLineNumbers w:val="0"/>
        <w:spacing w:before="75" w:beforeAutospacing="0" w:after="75" w:afterAutospacing="0"/>
        <w:ind w:left="0" w:right="0" w:firstLine="0"/>
        <w:rPr>
          <w:rFonts w:hint="default" w:ascii="sans-serif" w:hAnsi="sans-serif" w:eastAsia="sans-serif" w:cs="sans-serif"/>
          <w:i w:val="0"/>
          <w:caps w:val="0"/>
          <w:color w:val="000000"/>
          <w:spacing w:val="0"/>
          <w:sz w:val="24"/>
          <w:szCs w:val="24"/>
        </w:rPr>
      </w:pPr>
      <w:r>
        <w:rPr>
          <w:rFonts w:hint="default" w:ascii="Calibri" w:hAnsi="Calibri" w:eastAsia="sans-serif" w:cs="Calibri"/>
          <w:i w:val="0"/>
          <w:caps w:val="0"/>
          <w:color w:val="000000"/>
          <w:spacing w:val="0"/>
          <w:sz w:val="21"/>
          <w:szCs w:val="21"/>
        </w:rPr>
        <w:drawing>
          <wp:inline distT="0" distB="0" distL="114300" distR="114300">
            <wp:extent cx="5095875" cy="3390900"/>
            <wp:effectExtent l="0" t="0" r="9525" b="0"/>
            <wp:docPr id="8" name="图片 4" descr="1602921368189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1602921368189422.png"/>
                    <pic:cNvPicPr>
                      <a:picLocks noChangeAspect="1"/>
                    </pic:cNvPicPr>
                  </pic:nvPicPr>
                  <pic:blipFill>
                    <a:blip r:embed="rId9"/>
                    <a:stretch>
                      <a:fillRect/>
                    </a:stretch>
                  </pic:blipFill>
                  <pic:spPr>
                    <a:xfrm>
                      <a:off x="0" y="0"/>
                      <a:ext cx="5095875" cy="3390900"/>
                    </a:xfrm>
                    <a:prstGeom prst="rect">
                      <a:avLst/>
                    </a:prstGeom>
                    <a:noFill/>
                    <a:ln w="9525">
                      <a:noFill/>
                    </a:ln>
                  </pic:spPr>
                </pic:pic>
              </a:graphicData>
            </a:graphic>
          </wp:inline>
        </w:drawing>
      </w:r>
    </w:p>
    <w:p/>
    <w:p>
      <w:r>
        <w:rPr>
          <w:rFonts w:hint="eastAsia"/>
        </w:rPr>
        <w:t>小提示：我们可以把组件放到其他窗口如下图：</w:t>
      </w:r>
    </w:p>
    <w:p>
      <w:r>
        <w:drawing>
          <wp:inline distT="0" distB="0" distL="114300" distR="114300">
            <wp:extent cx="5134610" cy="3917315"/>
            <wp:effectExtent l="0" t="0" r="889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134610" cy="3917315"/>
                    </a:xfrm>
                    <a:prstGeom prst="rect">
                      <a:avLst/>
                    </a:prstGeom>
                    <a:noFill/>
                    <a:ln>
                      <a:noFill/>
                    </a:ln>
                  </pic:spPr>
                </pic:pic>
              </a:graphicData>
            </a:graphic>
          </wp:inline>
        </w:drawing>
      </w:r>
    </w:p>
    <w:p>
      <w:r>
        <w:drawing>
          <wp:inline distT="0" distB="0" distL="114300" distR="114300">
            <wp:extent cx="5146675" cy="4585335"/>
            <wp:effectExtent l="0" t="0" r="1587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146675" cy="4585335"/>
                    </a:xfrm>
                    <a:prstGeom prst="rect">
                      <a:avLst/>
                    </a:prstGeom>
                    <a:noFill/>
                    <a:ln>
                      <a:noFill/>
                    </a:ln>
                  </pic:spPr>
                </pic:pic>
              </a:graphicData>
            </a:graphic>
          </wp:inline>
        </w:drawing>
      </w:r>
    </w:p>
    <w:p>
      <w:r>
        <w:rPr>
          <w:rFonts w:hint="eastAsia"/>
        </w:rPr>
        <w:t>然后按钮也一起拉到右边，两个向右拖动到右边如下图</w:t>
      </w:r>
    </w:p>
    <w:p>
      <w:r>
        <w:drawing>
          <wp:inline distT="0" distB="0" distL="114300" distR="114300">
            <wp:extent cx="5272405" cy="4739005"/>
            <wp:effectExtent l="0" t="0" r="444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2405" cy="4739005"/>
                    </a:xfrm>
                    <a:prstGeom prst="rect">
                      <a:avLst/>
                    </a:prstGeom>
                    <a:noFill/>
                    <a:ln>
                      <a:noFill/>
                    </a:ln>
                  </pic:spPr>
                </pic:pic>
              </a:graphicData>
            </a:graphic>
          </wp:inline>
        </w:drawing>
      </w:r>
    </w:p>
    <w:p>
      <w:pPr>
        <w:pStyle w:val="4"/>
        <w:keepNext/>
        <w:keepLines/>
        <w:numPr>
          <w:ilvl w:val="2"/>
          <w:numId w:val="1"/>
        </w:numPr>
        <w:spacing w:before="0" w:beforeAutospacing="0" w:after="80" w:afterAutospacing="0"/>
        <w:rPr>
          <w:rFonts w:cs="Arial Unicode MS" w:asciiTheme="minorHAnsi" w:hAnsiTheme="minorHAnsi" w:eastAsiaTheme="minorEastAsia"/>
          <w:bCs w:val="0"/>
          <w:color w:val="434343"/>
          <w:sz w:val="36"/>
          <w:szCs w:val="24"/>
          <w:lang w:val="zh-CN"/>
        </w:rPr>
      </w:pPr>
      <w:bookmarkStart w:id="9" w:name="_Toc35866777"/>
      <w:r>
        <w:rPr>
          <w:rFonts w:hint="eastAsia" w:cs="Arial Unicode MS" w:asciiTheme="minorHAnsi" w:hAnsiTheme="minorHAnsi" w:eastAsiaTheme="minorEastAsia"/>
          <w:bCs w:val="0"/>
          <w:color w:val="434343"/>
          <w:sz w:val="36"/>
          <w:szCs w:val="24"/>
          <w:lang w:val="zh-CN"/>
        </w:rPr>
        <w:t>Tensorflow物体识别</w:t>
      </w:r>
      <w:bookmarkEnd w:id="9"/>
    </w:p>
    <w:p>
      <w:pPr>
        <w:pStyle w:val="36"/>
        <w:ind w:left="585" w:firstLine="0" w:firstLineChars="0"/>
      </w:pPr>
      <w:r>
        <w:drawing>
          <wp:inline distT="0" distB="0" distL="0" distR="0">
            <wp:extent cx="5274310" cy="2778760"/>
            <wp:effectExtent l="0" t="0" r="2540" b="2540"/>
            <wp:docPr id="57" name="图片 81" descr="https://ss1.bdstatic.com/70cFvXSh_Q1YnxGkpoWK1HF6hhy/it/u=1680366116,2640841875&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1" descr="https://ss1.bdstatic.com/70cFvXSh_Q1YnxGkpoWK1HF6hhy/it/u=1680366116,2640841875&amp;fm=26&amp;gp=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779145"/>
                    </a:xfrm>
                    <a:prstGeom prst="rect">
                      <a:avLst/>
                    </a:prstGeom>
                    <a:noFill/>
                    <a:ln>
                      <a:noFill/>
                    </a:ln>
                  </pic:spPr>
                </pic:pic>
              </a:graphicData>
            </a:graphic>
          </wp:inline>
        </w:drawing>
      </w:r>
    </w:p>
    <w:p>
      <w:pPr>
        <w:pStyle w:val="36"/>
        <w:ind w:firstLine="0" w:firstLineChars="0"/>
      </w:pPr>
      <w:r>
        <w:rPr>
          <w:rFonts w:hint="eastAsia"/>
        </w:rPr>
        <w:tab/>
      </w:r>
      <w:r>
        <w:t>TensorFlow是一个使用数据流图进行数值计算的开源软件库。图中的节点表示数学运算，而图表边表示在它们之间流动的多维数据阵列（张量）。这种灵活的架构允许您将计算部署到桌面，服务器或移动设备中的一个或多个CPU或GPU，而无需重写代码。TensorFlow用户指南提供了详细的概述，并介绍了如何使用和自定义TensorFlow深度学习框架。</w:t>
      </w:r>
      <w:r>
        <w:rPr>
          <w:rFonts w:hint="eastAsia"/>
        </w:rPr>
        <w:t>T</w:t>
      </w:r>
      <w:r>
        <w:t>ensorFlow最初是由研究人员和工程师在Google机器智能研究组织的Google Brain团队开发的，目的是进行机器学习和深度神经网络（DNN）研究。该系统通用性足以适用于各种其他领域。</w:t>
      </w:r>
    </w:p>
    <w:p>
      <w:pPr>
        <w:rPr>
          <w:b/>
          <w:sz w:val="22"/>
        </w:rPr>
      </w:pPr>
      <w:r>
        <w:rPr>
          <w:rFonts w:hint="eastAsia"/>
          <w:b/>
          <w:sz w:val="22"/>
        </w:rPr>
        <w:t>什么是数据流图（Data Flow Graph）?</w:t>
      </w:r>
    </w:p>
    <w:p>
      <w:r>
        <w:rPr>
          <w:rFonts w:hint="eastAsia"/>
        </w:rPr>
        <w:tab/>
      </w:r>
      <w:r>
        <w:rPr>
          <w:rFonts w:hint="eastAsia"/>
        </w:rPr>
        <w:t>数据流图用“结点”（nodes）和“线”(edges)的有向图来描述数学计算。“节点” 一般用来表示施加的数学操作，但也可以表示数据输入（feed in）的起点/输出（push out）的终点，或者是读取/写入持久变量（persistent variable）的终点。“线”表示“节点”之间的输入/输出关系。这些数据“线”可以输运“size可动态调整”的多维数据数组，即“张量”（tensor）。张量从图中流过的直观图像是这个工具取名为“Tensorflow”的原因。一旦输入端的所有张量准备好，节点将被分配到各种计算设备完成异步并行地执行运算。</w:t>
      </w:r>
    </w:p>
    <w:p>
      <w:pPr>
        <w:rPr>
          <w:b/>
          <w:sz w:val="22"/>
        </w:rPr>
      </w:pPr>
      <w:r>
        <w:rPr>
          <w:b/>
          <w:sz w:val="22"/>
        </w:rPr>
        <w:t>TensorFlow的特征</w:t>
      </w:r>
    </w:p>
    <w:p>
      <w:pPr>
        <w:rPr>
          <w:b/>
        </w:rPr>
      </w:pPr>
      <w:r>
        <w:rPr>
          <w:rFonts w:hint="eastAsia"/>
          <w:b/>
        </w:rPr>
        <w:t>1、</w:t>
      </w:r>
      <w:r>
        <w:rPr>
          <w:b/>
        </w:rPr>
        <w:t>高度的灵活性</w:t>
      </w:r>
    </w:p>
    <w:p>
      <w:r>
        <w:rPr>
          <w:rFonts w:hint="eastAsia"/>
        </w:rPr>
        <w:tab/>
      </w:r>
      <w:r>
        <w:rPr>
          <w:rFonts w:hint="eastAsia"/>
        </w:rPr>
        <w:t>TensorFlow 不是一个严格的“神经网络”库。只要你可以将你的计算表示为一个数据流图，你就可以使用Tensorflow。你来构建图，描写驱动计算的内部循环。我们提供了有用的工具来帮助你组装“子图”（常用于神经网络），当然用户也可以自己在Tensorflow基础上写自己的“上层库”。定义顺手好用的新复合操作和写一个python函数一样容易，而且也不用担心性能损耗。当然万一你发现找不到想要的底层数据操作，你也可以自己写一点c++代码来丰富底层的操作。</w:t>
      </w:r>
    </w:p>
    <w:p>
      <w:pPr>
        <w:rPr>
          <w:b/>
        </w:rPr>
      </w:pPr>
      <w:r>
        <w:rPr>
          <w:rFonts w:hint="eastAsia"/>
          <w:b/>
        </w:rPr>
        <w:t>2、真正的可移植性（Portability）</w:t>
      </w:r>
    </w:p>
    <w:p>
      <w:r>
        <w:rPr>
          <w:rFonts w:hint="eastAsia"/>
        </w:rPr>
        <w:tab/>
      </w:r>
      <w:r>
        <w:t>Tensorflow 在CPU和GPU上运行，比如说可以运行在台式机、服务器、手机移动设备等等。想要在没有特殊硬件的前提下，在你的笔记本上跑一下机器学习的新想法？Tensorflow可以办到这点。准备将你的训练模型在多个CPU上规模化运算，又不想修改代码？Tensorflow可以办到这点。想要将你的训练好的模型作为产品的一部分用到手机app里？Tensorflow可以办到这点。你改变主意了，想要将你的模型作为云端服务运行在自己的服务器上，或者运行在Docker容器里？Tensorfow也能办到。Tensorflow就是这么拽 :)</w:t>
      </w:r>
    </w:p>
    <w:p>
      <w:pPr>
        <w:rPr>
          <w:b/>
        </w:rPr>
      </w:pPr>
      <w:r>
        <w:rPr>
          <w:rFonts w:hint="eastAsia"/>
          <w:b/>
        </w:rPr>
        <w:t>3、将科研和产品联系在一起</w:t>
      </w:r>
    </w:p>
    <w:p>
      <w:r>
        <w:rPr>
          <w:rFonts w:hint="eastAsia"/>
        </w:rPr>
        <w:tab/>
      </w:r>
      <w:r>
        <w:rPr>
          <w:rFonts w:hint="eastAsia"/>
        </w:rPr>
        <w:t>过去如果要将科研中的机器学习想法用到产品中，需要大量的代码重写工作。那样的日子一去不复返了！在Google，科学家用Tensorflow尝试新的算法，产品团队则用Tensorflow来训练和使用计算模型，并直接提供给在线用户。使用Tensorflow可以让应用型研究者将想法迅速运用到产品中，也可以让学术性研究者更直接地彼此分享代码，从而提高科研产出率。</w:t>
      </w:r>
    </w:p>
    <w:p>
      <w:pPr>
        <w:rPr>
          <w:b/>
        </w:rPr>
      </w:pPr>
      <w:r>
        <w:rPr>
          <w:rFonts w:hint="eastAsia"/>
          <w:b/>
        </w:rPr>
        <w:t>4、自动求微分</w:t>
      </w:r>
    </w:p>
    <w:p>
      <w:r>
        <w:rPr>
          <w:rFonts w:hint="eastAsia"/>
        </w:rPr>
        <w:tab/>
      </w:r>
      <w:r>
        <w:rPr>
          <w:rFonts w:hint="eastAsia"/>
        </w:rPr>
        <w:t>基于梯度的机器学习算法会受益于Tensorflow自动求微分的能力。作为Tensorflow用户，你只需要定义预测模型的结构，将这个结构和目标函数（objective function）结合在一起，并添加数据，Tensorflow将自动为你计算相关的微分导数。计算某个变量相对于其他变量的导数仅仅是通过扩展你的图来完成的，所以你能一直清楚看到究竟在发生什么。</w:t>
      </w:r>
    </w:p>
    <w:p>
      <w:pPr>
        <w:rPr>
          <w:b/>
        </w:rPr>
      </w:pPr>
      <w:r>
        <w:rPr>
          <w:rFonts w:hint="eastAsia"/>
          <w:b/>
        </w:rPr>
        <w:t>5、多语言支持</w:t>
      </w:r>
    </w:p>
    <w:p>
      <w:r>
        <w:rPr>
          <w:rFonts w:hint="eastAsia"/>
          <w:b/>
        </w:rPr>
        <w:tab/>
      </w:r>
      <w:r>
        <w:rPr>
          <w:rFonts w:hint="eastAsia"/>
        </w:rPr>
        <w:t>Tensorflow 有一个合理的c++使用界面，也有一个易用的python使用界面来构建和执行你的graphs。你可以直接写python/c++程序，也可以用交互式的ipython界面来用Tensorflow尝试些想法，它可以帮你将笔记、代码、可视化等有条理地归置好。当然这仅仅是个起点——我们希望能鼓励你创造自己最喜欢的语言界面，比如Go，Java，Lua，Javascript，或者是R。</w:t>
      </w:r>
    </w:p>
    <w:p>
      <w:pPr>
        <w:rPr>
          <w:b/>
        </w:rPr>
      </w:pPr>
      <w:r>
        <w:rPr>
          <w:rFonts w:hint="eastAsia"/>
          <w:b/>
        </w:rPr>
        <w:t>6、性能最优化</w:t>
      </w:r>
    </w:p>
    <w:p>
      <w:r>
        <w:rPr>
          <w:rFonts w:hint="eastAsia"/>
        </w:rPr>
        <w:tab/>
      </w:r>
      <w:r>
        <w:rPr>
          <w:rFonts w:hint="eastAsia"/>
        </w:rPr>
        <w:t>比如说你又一个32个CPU内核、4个GPU显卡的工作站，想要将你工作站的计算潜能全发挥出来？由于Tensorflow 给予了线程、队列、异步操作等以最佳的支持，Tensorflow 让你可以将你手边硬件的计算潜能全部发挥出来。你可以自由地将Tensorflow图中的计算元素分配到不同设备上，Tensorflow可以帮你管理好这些不同副本。</w:t>
      </w:r>
    </w:p>
    <w:p>
      <w:r>
        <w:rPr>
          <w:rFonts w:hint="eastAsia"/>
        </w:rPr>
        <w:t>下面我们直接看代码是如何识别物体的：</w:t>
      </w:r>
    </w:p>
    <w:p>
      <w:pPr>
        <w:rPr>
          <w:i/>
          <w:u w:val="single"/>
        </w:rPr>
      </w:pPr>
      <w:r>
        <w:rPr>
          <w:rFonts w:hint="eastAsia"/>
          <w:i/>
        </w:rPr>
        <w:t>代码路径：</w:t>
      </w:r>
      <w:r>
        <w:rPr>
          <w:rFonts w:hint="eastAsia"/>
          <w:i/>
          <w:u w:val="single"/>
        </w:rPr>
        <w:t xml:space="preserve"> /home/pi/Yahboom_Project/3.AI视觉课程/04.TensorFlow物体识别/物体识别.ipynb</w:t>
      </w:r>
    </w:p>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import numpy as np</w:t>
            </w:r>
          </w:p>
          <w:p>
            <w:pPr>
              <w:spacing w:before="0" w:after="0" w:line="240" w:lineRule="auto"/>
            </w:pPr>
            <w:r>
              <w:t>import cv2</w:t>
            </w:r>
          </w:p>
          <w:p>
            <w:pPr>
              <w:spacing w:before="0" w:after="0" w:line="240" w:lineRule="auto"/>
            </w:pPr>
            <w:r>
              <w:t>import os,time</w:t>
            </w:r>
          </w:p>
          <w:p>
            <w:pPr>
              <w:spacing w:before="0" w:after="0" w:line="240" w:lineRule="auto"/>
            </w:pPr>
            <w:r>
              <w:t>import tensorflow as tf</w:t>
            </w:r>
          </w:p>
          <w:p>
            <w:pPr>
              <w:spacing w:before="0" w:after="0" w:line="240" w:lineRule="auto"/>
            </w:pPr>
            <w:r>
              <w:t>from object_detection.utils import label_map_util</w:t>
            </w:r>
          </w:p>
          <w:p>
            <w:pPr>
              <w:spacing w:before="0" w:after="0" w:line="240" w:lineRule="auto"/>
            </w:pPr>
            <w:r>
              <w:t>from object_detection.utils import visualization_utils as vis_utils</w:t>
            </w:r>
          </w:p>
          <w:p>
            <w:pPr>
              <w:spacing w:before="0" w:after="0" w:line="240" w:lineRule="auto"/>
            </w:pPr>
            <w:r>
              <w:t>import ipywidgets.widgets as widgets</w:t>
            </w:r>
          </w:p>
          <w:p>
            <w:pPr>
              <w:spacing w:before="0" w:after="0" w:line="240" w:lineRule="auto"/>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 xml:space="preserve"># Init camera </w:t>
            </w:r>
          </w:p>
          <w:p>
            <w:pPr>
              <w:spacing w:before="0" w:after="0" w:line="240" w:lineRule="auto"/>
            </w:pPr>
            <w:r>
              <w:t>cap = cv2.VideoCapture(0)</w:t>
            </w:r>
          </w:p>
          <w:p>
            <w:pPr>
              <w:spacing w:before="0" w:after="0" w:line="240" w:lineRule="auto"/>
            </w:pPr>
            <w:r>
              <w:t>cap.set(3, 320) # set Width</w:t>
            </w:r>
          </w:p>
          <w:p>
            <w:pPr>
              <w:spacing w:before="0" w:after="0" w:line="240" w:lineRule="auto"/>
            </w:pPr>
            <w:r>
              <w:t>cap.set(4, 240) # set Height</w:t>
            </w:r>
          </w:p>
          <w:p>
            <w:pPr>
              <w:spacing w:before="0" w:after="0" w:line="240" w:lineRule="auto"/>
            </w:pPr>
            <w:r>
              <w:rPr>
                <w:rFonts w:hint="eastAsia"/>
              </w:rPr>
              <w:t>cap.set(5, 30)  #设置帧率</w:t>
            </w:r>
          </w:p>
          <w:p>
            <w:pPr>
              <w:spacing w:before="0" w:after="0" w:line="240" w:lineRule="auto"/>
            </w:pPr>
            <w:r>
              <w:t>cap.set(cv2.CAP_PROP_FOURCC, cv2.VideoWriter.fourcc('M', 'J', 'P', 'G'))</w:t>
            </w:r>
          </w:p>
          <w:p>
            <w:pPr>
              <w:spacing w:before="0" w:after="0" w:line="240" w:lineRule="auto"/>
            </w:pPr>
            <w:r>
              <w:rPr>
                <w:rFonts w:hint="eastAsia"/>
              </w:rPr>
              <w:t>cap.set(cv2.CAP_PROP_BRIGHTNESS, 40) #设置亮度 -64 - 64  0.0</w:t>
            </w:r>
          </w:p>
          <w:p>
            <w:pPr>
              <w:spacing w:before="0" w:after="0" w:line="240" w:lineRule="auto"/>
            </w:pPr>
            <w:r>
              <w:rPr>
                <w:rFonts w:hint="eastAsia"/>
              </w:rPr>
              <w:t>cap.set(cv2.CAP_PROP_CONTRAST, 50) #设置对比度 -64 - 64  2.0</w:t>
            </w:r>
          </w:p>
          <w:p>
            <w:pPr>
              <w:spacing w:before="0" w:after="0" w:line="240" w:lineRule="auto"/>
            </w:pPr>
            <w:r>
              <w:rPr>
                <w:rFonts w:hint="eastAsia"/>
              </w:rPr>
              <w:t>cap.set(cv2.CAP_PROP_EXPOSURE, 156)  #设置曝光值 1.0 - 5000  156.0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image_widget = widgets.Image(format='jpg', width=320, height=240)</w:t>
            </w:r>
          </w:p>
          <w:p>
            <w:pPr>
              <w:spacing w:before="0" w:after="0" w:line="240" w:lineRule="auto"/>
            </w:pPr>
            <w:r>
              <w:t>display(image_widget)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 Init tf model</w:t>
            </w:r>
          </w:p>
          <w:p>
            <w:pPr>
              <w:spacing w:before="0" w:after="0" w:line="240" w:lineRule="auto"/>
            </w:pPr>
          </w:p>
          <w:p>
            <w:pPr>
              <w:spacing w:before="0" w:after="0" w:line="240" w:lineRule="auto"/>
            </w:pPr>
            <w:r>
              <w:t>MODEL_NAME = 'ssdlite_mobilenet_v2_coco_2018_05_09' #fast</w:t>
            </w:r>
          </w:p>
          <w:p>
            <w:pPr>
              <w:spacing w:before="0" w:after="0" w:line="240" w:lineRule="auto"/>
            </w:pPr>
            <w:r>
              <w:t xml:space="preserve">PATH_TO_CKPT = MODEL_NAME + '/frozen_inference_graph.pb' </w:t>
            </w:r>
          </w:p>
          <w:p>
            <w:pPr>
              <w:spacing w:before="0" w:after="0" w:line="240" w:lineRule="auto"/>
            </w:pPr>
            <w:r>
              <w:t xml:space="preserve">PATH_TO_LABELS = os.path.join('data', 'mscoco_label_map.pbtxt') </w:t>
            </w:r>
          </w:p>
          <w:p>
            <w:pPr>
              <w:spacing w:before="0" w:after="0" w:line="240" w:lineRule="auto"/>
            </w:pPr>
            <w:r>
              <w:t xml:space="preserve">NUM_CLASSES = 90 </w:t>
            </w:r>
          </w:p>
          <w:p>
            <w:pPr>
              <w:spacing w:before="0" w:after="0" w:line="240" w:lineRule="auto"/>
            </w:pPr>
            <w:r>
              <w:t xml:space="preserve">IMAGE_SIZE = (12, 8) </w:t>
            </w:r>
          </w:p>
          <w:p>
            <w:pPr>
              <w:spacing w:before="0" w:after="0" w:line="240" w:lineRule="auto"/>
            </w:pPr>
            <w:r>
              <w:t xml:space="preserve">fileAlreadyExists = os.path.isfile(PATH_TO_CKPT) </w:t>
            </w:r>
          </w:p>
          <w:p>
            <w:pPr>
              <w:spacing w:before="0" w:after="0" w:line="240" w:lineRule="auto"/>
            </w:pPr>
          </w:p>
          <w:p>
            <w:pPr>
              <w:spacing w:before="0" w:after="0" w:line="240" w:lineRule="auto"/>
            </w:pPr>
            <w:r>
              <w:t>if not fileAlreadyExists:</w:t>
            </w:r>
          </w:p>
          <w:p>
            <w:pPr>
              <w:spacing w:before="0" w:after="0" w:line="240" w:lineRule="auto"/>
            </w:pPr>
            <w:r>
              <w:t xml:space="preserve">    print('Model does not exsist !')</w:t>
            </w:r>
          </w:p>
          <w:p>
            <w:pPr>
              <w:spacing w:before="0" w:after="0" w:line="240" w:lineRule="auto"/>
            </w:pPr>
            <w:r>
              <w:t xml:space="preserve">    exit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 LOAD GRAPH</w:t>
            </w:r>
          </w:p>
          <w:p>
            <w:pPr>
              <w:spacing w:before="0" w:after="0" w:line="240" w:lineRule="auto"/>
            </w:pPr>
            <w:r>
              <w:t>print('Loading...')</w:t>
            </w:r>
          </w:p>
          <w:p>
            <w:pPr>
              <w:spacing w:before="0" w:after="0" w:line="240" w:lineRule="auto"/>
            </w:pPr>
            <w:r>
              <w:t xml:space="preserve">detection_graph = tf.Graph() </w:t>
            </w:r>
          </w:p>
          <w:p>
            <w:pPr>
              <w:spacing w:before="0" w:after="0" w:line="240" w:lineRule="auto"/>
            </w:pPr>
            <w:r>
              <w:t xml:space="preserve">with detection_graph.as_default(): </w:t>
            </w:r>
          </w:p>
          <w:p>
            <w:pPr>
              <w:spacing w:before="0" w:after="0" w:line="240" w:lineRule="auto"/>
            </w:pPr>
            <w:r>
              <w:t xml:space="preserve">    od_graph_def = tf.compat.v1.GraphDef()</w:t>
            </w:r>
          </w:p>
          <w:p>
            <w:pPr>
              <w:spacing w:before="0" w:after="0" w:line="240" w:lineRule="auto"/>
            </w:pPr>
            <w:r>
              <w:t xml:space="preserve">    with tf.io.gfile.GFile(PATH_TO_CKPT, 'rb') as fid: </w:t>
            </w:r>
          </w:p>
          <w:p>
            <w:pPr>
              <w:spacing w:before="0" w:after="0" w:line="240" w:lineRule="auto"/>
            </w:pPr>
            <w:r>
              <w:t xml:space="preserve">        serialized_graph = fid.read() </w:t>
            </w:r>
          </w:p>
          <w:p>
            <w:pPr>
              <w:spacing w:before="0" w:after="0" w:line="240" w:lineRule="auto"/>
            </w:pPr>
            <w:r>
              <w:t xml:space="preserve">        od_graph_def.ParseFromString(serialized_graph) </w:t>
            </w:r>
          </w:p>
          <w:p>
            <w:pPr>
              <w:spacing w:before="0" w:after="0" w:line="240" w:lineRule="auto"/>
            </w:pPr>
            <w:r>
              <w:t xml:space="preserve">        tf.import_graph_def(od_graph_def, name='')</w:t>
            </w:r>
          </w:p>
          <w:p>
            <w:pPr>
              <w:spacing w:before="0" w:after="0" w:line="240" w:lineRule="auto"/>
            </w:pPr>
            <w:r>
              <w:t>label_map = label_map_util.load_labelmap(PATH_TO_LABELS)</w:t>
            </w:r>
          </w:p>
          <w:p>
            <w:pPr>
              <w:spacing w:before="0" w:after="0" w:line="240" w:lineRule="auto"/>
            </w:pPr>
            <w:r>
              <w:t xml:space="preserve">categories = label_map_util.convert_label_map_to_categories(label_map, max_num_classes=NUM_CLASSES, use_display_name=True) </w:t>
            </w:r>
          </w:p>
          <w:p>
            <w:pPr>
              <w:spacing w:before="0" w:after="0" w:line="240" w:lineRule="auto"/>
            </w:pPr>
            <w:r>
              <w:t>category_index = label_map_util.create_category_index(categories)</w:t>
            </w:r>
          </w:p>
          <w:p>
            <w:pPr>
              <w:spacing w:before="0" w:after="0" w:line="240" w:lineRule="auto"/>
            </w:pPr>
            <w:r>
              <w:t>print('Finish Load Graph..')</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print(type(category_index))</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print("dict['Name']: ", category_index[1]['name'])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 Main</w:t>
            </w:r>
            <w:r>
              <w:rPr>
                <w:rFonts w:hint="eastAsia"/>
              </w:rPr>
              <w:t xml:space="preserve"> Thread</w:t>
            </w:r>
          </w:p>
          <w:p>
            <w:pPr>
              <w:spacing w:before="0" w:after="0" w:line="240" w:lineRule="auto"/>
            </w:pPr>
            <w:r>
              <w:t>t_start = time.time()</w:t>
            </w:r>
          </w:p>
          <w:p>
            <w:pPr>
              <w:spacing w:before="0" w:after="0" w:line="240" w:lineRule="auto"/>
            </w:pPr>
            <w:r>
              <w:t>fps = 0</w:t>
            </w:r>
          </w:p>
          <w:p>
            <w:pPr>
              <w:spacing w:before="0" w:after="0" w:line="240" w:lineRule="auto"/>
            </w:pPr>
          </w:p>
          <w:p>
            <w:pPr>
              <w:spacing w:before="0" w:after="0" w:line="240" w:lineRule="auto"/>
            </w:pPr>
            <w:r>
              <w:t>with detection_graph.as_default():</w:t>
            </w:r>
          </w:p>
          <w:p>
            <w:pPr>
              <w:spacing w:before="0" w:after="0" w:line="240" w:lineRule="auto"/>
            </w:pPr>
            <w:r>
              <w:t xml:space="preserve">    with tf.compat.v1.Session(graph=detection_graph) as sess:</w:t>
            </w:r>
          </w:p>
          <w:p>
            <w:pPr>
              <w:spacing w:before="0" w:after="0" w:line="240" w:lineRule="auto"/>
            </w:pPr>
            <w:r>
              <w:t xml:space="preserve">        while True:</w:t>
            </w:r>
          </w:p>
          <w:p>
            <w:pPr>
              <w:spacing w:before="0" w:after="0" w:line="240" w:lineRule="auto"/>
            </w:pPr>
            <w:r>
              <w:t xml:space="preserve">            ret, frame = cap.read()</w:t>
            </w:r>
          </w:p>
          <w:p>
            <w:pPr>
              <w:spacing w:before="0" w:after="0" w:line="240" w:lineRule="auto"/>
            </w:pPr>
            <w:r>
              <w:t>#            frame = cv2.flip(frame, -1) # Flip camera vertically</w:t>
            </w:r>
          </w:p>
          <w:p>
            <w:pPr>
              <w:spacing w:before="0" w:after="0" w:line="240" w:lineRule="auto"/>
            </w:pPr>
            <w:r>
              <w:t>#             frame = cv2.resize(frame,(320,240))</w:t>
            </w:r>
          </w:p>
          <w:p>
            <w:pPr>
              <w:spacing w:before="0" w:after="0" w:line="240" w:lineRule="auto"/>
            </w:pPr>
            <w:r>
              <w:t xml:space="preserve">            ##############</w:t>
            </w:r>
          </w:p>
          <w:p>
            <w:pPr>
              <w:spacing w:before="0" w:after="0" w:line="240" w:lineRule="auto"/>
            </w:pPr>
            <w:r>
              <w:t xml:space="preserve">            image_np_expanded = np.expand_dims(frame, axis=0) </w:t>
            </w:r>
          </w:p>
          <w:p>
            <w:pPr>
              <w:spacing w:before="0" w:after="0" w:line="240" w:lineRule="auto"/>
            </w:pPr>
            <w:r>
              <w:t xml:space="preserve">            image_tensor = detection_graph.get_tensor_by_name('image_tensor:0') </w:t>
            </w:r>
          </w:p>
          <w:p>
            <w:pPr>
              <w:spacing w:before="0" w:after="0" w:line="240" w:lineRule="auto"/>
            </w:pPr>
            <w:r>
              <w:t xml:space="preserve">            detection_boxes = detection_graph.get_tensor_by_name('detection_boxes:0') </w:t>
            </w:r>
          </w:p>
          <w:p>
            <w:pPr>
              <w:spacing w:before="0" w:after="0" w:line="240" w:lineRule="auto"/>
            </w:pPr>
            <w:r>
              <w:t xml:space="preserve">            detection_scores = detection_graph.get_tensor_by_name('detection_scores:0') </w:t>
            </w:r>
          </w:p>
          <w:p>
            <w:pPr>
              <w:spacing w:before="0" w:after="0" w:line="240" w:lineRule="auto"/>
            </w:pPr>
            <w:r>
              <w:t xml:space="preserve">            detection_classes = detection_graph.get_tensor_by_name('detection_classes:0') </w:t>
            </w:r>
          </w:p>
          <w:p>
            <w:pPr>
              <w:spacing w:before="0" w:after="0" w:line="240" w:lineRule="auto"/>
            </w:pPr>
            <w:r>
              <w:t xml:space="preserve">            num_detections = detection_graph.get_tensor_by_name('num_detections:0')</w:t>
            </w:r>
          </w:p>
          <w:p>
            <w:pPr>
              <w:spacing w:before="0" w:after="0" w:line="240" w:lineRule="auto"/>
            </w:pPr>
            <w:r>
              <w:t xml:space="preserve">            </w:t>
            </w:r>
          </w:p>
          <w:p>
            <w:pPr>
              <w:spacing w:before="0" w:after="0" w:line="240" w:lineRule="auto"/>
            </w:pPr>
            <w:r>
              <w:t xml:space="preserve">#             print('Running detection..') </w:t>
            </w:r>
          </w:p>
          <w:p>
            <w:pPr>
              <w:spacing w:before="0" w:after="0" w:line="240" w:lineRule="auto"/>
            </w:pPr>
            <w:r>
              <w:t xml:space="preserve">            (boxes, scores, classes, num) = sess.run( </w:t>
            </w:r>
          </w:p>
          <w:p>
            <w:pPr>
              <w:spacing w:before="0" w:after="0" w:line="240" w:lineRule="auto"/>
            </w:pPr>
            <w:r>
              <w:t xml:space="preserve">                [detection_boxes, detection_scores, detection_classes, num_detections], </w:t>
            </w:r>
          </w:p>
          <w:p>
            <w:pPr>
              <w:spacing w:before="0" w:after="0" w:line="240" w:lineRule="auto"/>
            </w:pPr>
            <w:r>
              <w:t xml:space="preserve">                feed_dict={image_tensor: image_np_expanded}) </w:t>
            </w:r>
          </w:p>
          <w:p>
            <w:pPr>
              <w:spacing w:before="0" w:after="0" w:line="240" w:lineRule="auto"/>
            </w:pPr>
          </w:p>
          <w:p>
            <w:pPr>
              <w:spacing w:before="0" w:after="0" w:line="240" w:lineRule="auto"/>
            </w:pPr>
            <w:r>
              <w:t>#             print('Done.  Visualizing..')</w:t>
            </w:r>
          </w:p>
          <w:p>
            <w:pPr>
              <w:spacing w:before="0" w:after="0" w:line="240" w:lineRule="auto"/>
            </w:pPr>
            <w:r>
              <w:t xml:space="preserve">            vis_utils.visualize_boxes_and_labels_on_image_array(</w:t>
            </w:r>
          </w:p>
          <w:p>
            <w:pPr>
              <w:spacing w:before="0" w:after="0" w:line="240" w:lineRule="auto"/>
            </w:pPr>
            <w:r>
              <w:t xml:space="preserve">                    frame,</w:t>
            </w:r>
          </w:p>
          <w:p>
            <w:pPr>
              <w:spacing w:before="0" w:after="0" w:line="240" w:lineRule="auto"/>
            </w:pPr>
            <w:r>
              <w:t xml:space="preserve">                    np.squeeze(boxes),</w:t>
            </w:r>
          </w:p>
          <w:p>
            <w:pPr>
              <w:spacing w:before="0" w:after="0" w:line="240" w:lineRule="auto"/>
            </w:pPr>
            <w:r>
              <w:t xml:space="preserve">                    np.squeeze(classes).astype(np.int32),</w:t>
            </w:r>
          </w:p>
          <w:p>
            <w:pPr>
              <w:spacing w:before="0" w:after="0" w:line="240" w:lineRule="auto"/>
            </w:pPr>
            <w:r>
              <w:t xml:space="preserve">                    np.squeeze(scores),</w:t>
            </w:r>
          </w:p>
          <w:p>
            <w:pPr>
              <w:spacing w:before="0" w:after="0" w:line="240" w:lineRule="auto"/>
            </w:pPr>
            <w:r>
              <w:t xml:space="preserve">                    category_index,</w:t>
            </w:r>
          </w:p>
          <w:p>
            <w:pPr>
              <w:spacing w:before="0" w:after="0" w:line="240" w:lineRule="auto"/>
            </w:pPr>
            <w:r>
              <w:t xml:space="preserve">                    use_normalized_coordinates=True,</w:t>
            </w:r>
          </w:p>
          <w:p>
            <w:pPr>
              <w:spacing w:before="0" w:after="0" w:line="240" w:lineRule="auto"/>
            </w:pPr>
            <w:r>
              <w:t xml:space="preserve">                    line_thickness=8)</w:t>
            </w:r>
          </w:p>
          <w:p>
            <w:pPr>
              <w:spacing w:before="0" w:after="0" w:line="240" w:lineRule="auto"/>
            </w:pPr>
            <w:r>
              <w:t xml:space="preserve">            </w:t>
            </w:r>
          </w:p>
          <w:p>
            <w:pPr>
              <w:spacing w:before="0" w:after="0" w:line="240" w:lineRule="auto"/>
            </w:pPr>
            <w:r>
              <w:t xml:space="preserve">            for i in range(0, 10):</w:t>
            </w:r>
          </w:p>
          <w:p>
            <w:pPr>
              <w:spacing w:before="0" w:after="0" w:line="240" w:lineRule="auto"/>
            </w:pPr>
            <w:r>
              <w:t xml:space="preserve">                if scores[0][i] &gt;= 0.5:</w:t>
            </w:r>
          </w:p>
          <w:p>
            <w:pPr>
              <w:spacing w:before="0" w:after="0" w:line="240" w:lineRule="auto"/>
            </w:pPr>
            <w:r>
              <w:t xml:space="preserve">                    print(category_index[int(classes[0][i])]['name'])</w:t>
            </w:r>
          </w:p>
          <w:p>
            <w:pPr>
              <w:spacing w:before="0" w:after="0" w:line="240" w:lineRule="auto"/>
            </w:pPr>
            <w:r>
              <w:t xml:space="preserve">            ##############</w:t>
            </w:r>
          </w:p>
          <w:p>
            <w:pPr>
              <w:spacing w:before="0" w:after="0" w:line="240" w:lineRule="auto"/>
            </w:pPr>
            <w:r>
              <w:t xml:space="preserve">            fps = fps + 1</w:t>
            </w:r>
          </w:p>
          <w:p>
            <w:pPr>
              <w:spacing w:before="0" w:after="0" w:line="240" w:lineRule="auto"/>
            </w:pPr>
            <w:r>
              <w:t xml:space="preserve">            mfps = fps / (time.time() - t_start)</w:t>
            </w:r>
          </w:p>
          <w:p>
            <w:pPr>
              <w:spacing w:before="0" w:after="0" w:line="240" w:lineRule="auto"/>
            </w:pPr>
            <w:r>
              <w:t xml:space="preserve">            cv2.putText(frame, "FPS " + str(int(mfps)), (10,10), cv2.FONT_HERSHEY_SIMPLEX, 0.5, (0,0,255), 2)</w:t>
            </w:r>
          </w:p>
          <w:p>
            <w:pPr>
              <w:spacing w:before="0" w:after="0" w:line="240" w:lineRule="auto"/>
            </w:pPr>
            <w:r>
              <w:t xml:space="preserve">            image_widget.value = bgr8_to_jpeg(frame)</w:t>
            </w:r>
          </w:p>
          <w:p>
            <w:pPr>
              <w:spacing w:before="0" w:after="0" w:line="240" w:lineRule="auto"/>
            </w:pPr>
            <w:r>
              <w:t xml:space="preserve">     </w:t>
            </w:r>
          </w:p>
          <w:p>
            <w:pPr>
              <w:spacing w:before="0" w:after="0" w:line="240" w:lineRule="auto"/>
            </w:pPr>
            <w:r>
              <w:t xml:space="preserve">            k = cv2.waitKey(3000) &amp; 0xff</w:t>
            </w:r>
          </w:p>
          <w:p>
            <w:pPr>
              <w:spacing w:before="0" w:after="0" w:line="240" w:lineRule="auto"/>
            </w:pPr>
            <w:r>
              <w:t xml:space="preserve">            if k == 27: # press 'ESC' to quit</w:t>
            </w:r>
          </w:p>
          <w:p>
            <w:pPr>
              <w:spacing w:before="0" w:after="0" w:line="240" w:lineRule="auto"/>
            </w:pPr>
            <w:r>
              <w:t xml:space="preserve">                break</w:t>
            </w:r>
          </w:p>
          <w:p>
            <w:pPr>
              <w:spacing w:before="0" w:after="0" w:line="240" w:lineRule="auto"/>
            </w:pPr>
            <w:r>
              <w:t xml:space="preserve"> </w:t>
            </w:r>
          </w:p>
          <w:p>
            <w:pPr>
              <w:spacing w:before="0" w:after="0" w:line="240" w:lineRule="auto"/>
            </w:pPr>
            <w:r>
              <w:t>cap.release()</w:t>
            </w:r>
          </w:p>
          <w:p>
            <w:pPr>
              <w:spacing w:before="0" w:after="0" w:line="240" w:lineRule="auto"/>
            </w:pPr>
            <w:r>
              <w:t>cv2.destroyAllWindows()</w:t>
            </w:r>
          </w:p>
        </w:tc>
      </w:tr>
    </w:tbl>
    <w:p>
      <w:pPr>
        <w:jc w:val="center"/>
      </w:pPr>
      <w:r>
        <w:rPr>
          <w:rFonts w:hint="eastAsia"/>
        </w:rPr>
        <w:drawing>
          <wp:inline distT="0" distB="0" distL="0" distR="0">
            <wp:extent cx="3363595" cy="2401570"/>
            <wp:effectExtent l="19050" t="0" r="8255" b="0"/>
            <wp:docPr id="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
                    <pic:cNvPicPr>
                      <a:picLocks noChangeAspect="1" noChangeArrowheads="1"/>
                    </pic:cNvPicPr>
                  </pic:nvPicPr>
                  <pic:blipFill>
                    <a:blip r:embed="rId14"/>
                    <a:srcRect/>
                    <a:stretch>
                      <a:fillRect/>
                    </a:stretch>
                  </pic:blipFill>
                  <pic:spPr>
                    <a:xfrm>
                      <a:off x="0" y="0"/>
                      <a:ext cx="3363595" cy="2401570"/>
                    </a:xfrm>
                    <a:prstGeom prst="rect">
                      <a:avLst/>
                    </a:prstGeom>
                    <a:noFill/>
                    <a:ln w="9525">
                      <a:noFill/>
                      <a:miter lim="800000"/>
                      <a:headEnd/>
                      <a:tailEnd/>
                    </a:ln>
                  </pic:spPr>
                </pic:pic>
              </a:graphicData>
            </a:graphic>
          </wp:inline>
        </w:drawing>
      </w:r>
    </w:p>
    <w:p>
      <w:r>
        <w:rPr>
          <w:rFonts w:hint="eastAsia"/>
        </w:rPr>
        <w:tab/>
      </w:r>
      <w:r>
        <w:rPr>
          <w:rFonts w:hint="eastAsia"/>
        </w:rPr>
        <w:t>这个程序在JupyterLab运行帧率有点低，可以尝试在树莓派桌面运行python程序，效果或好很多。</w:t>
      </w:r>
    </w:p>
    <w:p/>
    <w:p>
      <w:pPr>
        <w:pStyle w:val="4"/>
        <w:keepNext/>
        <w:keepLines/>
        <w:numPr>
          <w:ilvl w:val="2"/>
          <w:numId w:val="1"/>
        </w:numPr>
        <w:spacing w:before="0" w:beforeAutospacing="0" w:after="0" w:afterAutospacing="0"/>
        <w:rPr>
          <w:rFonts w:cs="Arial Unicode MS" w:asciiTheme="minorHAnsi" w:hAnsiTheme="minorHAnsi" w:eastAsiaTheme="minorEastAsia"/>
          <w:bCs w:val="0"/>
          <w:color w:val="434343"/>
          <w:sz w:val="36"/>
          <w:szCs w:val="24"/>
          <w:lang w:val="zh-CN"/>
        </w:rPr>
      </w:pPr>
      <w:bookmarkStart w:id="10" w:name="_Toc35866778"/>
      <w:r>
        <w:rPr>
          <w:rFonts w:hint="eastAsia" w:cs="Arial Unicode MS" w:asciiTheme="minorHAnsi" w:hAnsiTheme="minorHAnsi" w:eastAsiaTheme="minorEastAsia"/>
          <w:bCs w:val="0"/>
          <w:color w:val="434343"/>
          <w:sz w:val="36"/>
          <w:szCs w:val="24"/>
          <w:lang w:val="zh-CN"/>
        </w:rPr>
        <w:t>树莓派二维码识别</w:t>
      </w:r>
      <w:bookmarkEnd w:id="10"/>
    </w:p>
    <w:p>
      <w:pPr>
        <w:rPr>
          <w:rFonts w:asciiTheme="minorEastAsia" w:hAnsiTheme="minorEastAsia"/>
          <w:b/>
          <w:sz w:val="24"/>
          <w:szCs w:val="24"/>
        </w:rPr>
      </w:pPr>
      <w:bookmarkStart w:id="11" w:name="_Toc25130_WPSOffice_Level3"/>
      <w:r>
        <w:rPr>
          <w:rFonts w:cs="Arial Unicode MS" w:asciiTheme="minorEastAsia" w:hAnsiTheme="minorEastAsia"/>
          <w:sz w:val="24"/>
          <w:szCs w:val="24"/>
        </w:rPr>
        <w:t>1</w:t>
      </w:r>
      <w:r>
        <w:rPr>
          <w:rFonts w:hint="eastAsia" w:cs="Arial Unicode MS" w:asciiTheme="minorEastAsia" w:hAnsiTheme="minorEastAsia"/>
          <w:sz w:val="24"/>
          <w:szCs w:val="24"/>
        </w:rPr>
        <w:t>、</w:t>
      </w:r>
      <w:r>
        <w:rPr>
          <w:rFonts w:cs="Arial Unicode MS" w:asciiTheme="minorEastAsia" w:hAnsiTheme="minorEastAsia"/>
          <w:sz w:val="24"/>
          <w:szCs w:val="24"/>
        </w:rPr>
        <w:t>二维码简介</w:t>
      </w:r>
      <w:bookmarkEnd w:id="11"/>
      <w:r>
        <w:rPr>
          <w:rFonts w:asciiTheme="minorEastAsia" w:hAnsiTheme="minorEastAsia"/>
          <w:sz w:val="24"/>
          <w:szCs w:val="24"/>
        </w:rPr>
        <w:tab/>
      </w:r>
      <w:r>
        <w:rPr>
          <w:rFonts w:asciiTheme="minorEastAsia" w:hAnsiTheme="minorEastAsia"/>
          <w:sz w:val="24"/>
          <w:szCs w:val="24"/>
        </w:rPr>
        <w:tab/>
      </w:r>
      <w:r>
        <w:rPr>
          <w:rFonts w:asciiTheme="minorEastAsia" w:hAnsiTheme="minorEastAsia"/>
          <w:sz w:val="24"/>
          <w:szCs w:val="24"/>
        </w:rPr>
        <w:tab/>
      </w:r>
      <w:r>
        <w:rPr>
          <w:rFonts w:asciiTheme="minorEastAsia" w:hAnsiTheme="minorEastAsia"/>
          <w:sz w:val="24"/>
          <w:szCs w:val="24"/>
        </w:rPr>
        <w:tab/>
      </w:r>
      <w:r>
        <w:rPr>
          <w:rFonts w:asciiTheme="minorEastAsia" w:hAnsiTheme="minorEastAsia"/>
          <w:sz w:val="24"/>
          <w:szCs w:val="24"/>
        </w:rPr>
        <w:tab/>
      </w:r>
    </w:p>
    <w:p>
      <w:pPr>
        <w:rPr>
          <w:rFonts w:asciiTheme="minorEastAsia" w:hAnsiTheme="minorEastAsia"/>
          <w:sz w:val="20"/>
          <w:szCs w:val="20"/>
        </w:rPr>
      </w:pPr>
      <w:r>
        <w:rPr>
          <w:rFonts w:hint="eastAsia" w:cs="Arial Unicode MS" w:asciiTheme="minorEastAsia" w:hAnsiTheme="minorEastAsia"/>
          <w:sz w:val="20"/>
          <w:szCs w:val="20"/>
        </w:rPr>
        <w:tab/>
      </w:r>
      <w:r>
        <w:rPr>
          <w:rFonts w:cs="Arial Unicode MS" w:asciiTheme="minorEastAsia" w:hAnsiTheme="minorEastAsia"/>
          <w:sz w:val="20"/>
          <w:szCs w:val="20"/>
        </w:rPr>
        <w:t>二维码(2-dimensional bar code)是用某种特定的几何图形按一定规律在平面(二维方向上)分布的黑白相间的图形记录数据符号信息的;在代码编制上巧妙地利用构成计算机内 部逻辑基础的“0”、“1”比特流的概念，使用若干个与二进制相对应的几何形体来表示文 字数值信息，通过图象输入设备或光电扫码设备自动识读以实现信息自动处理:它具有条码</w:t>
      </w:r>
    </w:p>
    <w:p>
      <w:pPr>
        <w:rPr>
          <w:rFonts w:asciiTheme="minorEastAsia" w:hAnsiTheme="minorEastAsia"/>
          <w:szCs w:val="21"/>
        </w:rPr>
      </w:pPr>
      <w:r>
        <w:rPr>
          <w:rFonts w:hint="eastAsia" w:asciiTheme="minorEastAsia" w:hAnsiTheme="minorEastAsia"/>
          <w:szCs w:val="21"/>
        </w:rPr>
        <w:tab/>
      </w:r>
      <w:r>
        <w:rPr>
          <w:rFonts w:asciiTheme="minorEastAsia" w:hAnsiTheme="minorEastAsia"/>
          <w:szCs w:val="21"/>
        </w:rPr>
        <w:t>技术的一些共性:每种码制有其特定的字符集;每个字符占有一定的宽度;具有一定的校验功能等。同时还具有对不同行的信息自动识别功能、及处理图形旋转变化点。本项目的二维码识别技术主要还是针对二维 QR Code(Quick Response Code)，对QR 码的信息进行</w:t>
      </w:r>
      <w:r>
        <w:rPr>
          <w:szCs w:val="21"/>
        </w:rPr>
        <w:t>􏰀</w:t>
      </w:r>
      <w:r>
        <w:rPr>
          <w:rFonts w:asciiTheme="minorEastAsia" w:hAnsiTheme="minorEastAsia"/>
          <w:szCs w:val="21"/>
        </w:rPr>
        <w:t>取和打印。</w:t>
      </w:r>
    </w:p>
    <w:p>
      <w:pPr>
        <w:rPr>
          <w:rFonts w:asciiTheme="minorEastAsia" w:hAnsiTheme="minorEastAsia"/>
          <w:szCs w:val="21"/>
        </w:rPr>
      </w:pPr>
      <w:r>
        <w:rPr>
          <w:rFonts w:hint="eastAsia" w:cs="Arial Unicode MS" w:asciiTheme="minorEastAsia" w:hAnsiTheme="minorEastAsia"/>
          <w:szCs w:val="21"/>
        </w:rPr>
        <w:tab/>
      </w:r>
      <w:r>
        <w:rPr>
          <w:rFonts w:cs="Arial Unicode MS" w:asciiTheme="minorEastAsia" w:hAnsiTheme="minorEastAsia"/>
          <w:szCs w:val="21"/>
        </w:rPr>
        <w:t>既然识别二维码，那么二维码是如何制作的呢。那么接下来教大家制作属于自己的二维 码。电脑采用生成二维码:采用草料二维码制作属于自己的二维码，下面手把手教大家制作。 按下面图片的顺序即可。</w:t>
      </w:r>
    </w:p>
    <w:p>
      <w:pPr>
        <w:rPr>
          <w:sz w:val="20"/>
          <w:szCs w:val="20"/>
        </w:rPr>
      </w:pPr>
      <w:r>
        <w:rPr>
          <w:sz w:val="20"/>
          <w:szCs w:val="20"/>
        </w:rPr>
        <w:drawing>
          <wp:inline distT="114300" distB="114300" distL="114300" distR="114300">
            <wp:extent cx="3217545" cy="1886585"/>
            <wp:effectExtent l="0" t="0" r="8255" b="18415"/>
            <wp:docPr id="120" name="image111.png"/>
            <wp:cNvGraphicFramePr/>
            <a:graphic xmlns:a="http://schemas.openxmlformats.org/drawingml/2006/main">
              <a:graphicData uri="http://schemas.openxmlformats.org/drawingml/2006/picture">
                <pic:pic xmlns:pic="http://schemas.openxmlformats.org/drawingml/2006/picture">
                  <pic:nvPicPr>
                    <pic:cNvPr id="120" name="image111.png"/>
                    <pic:cNvPicPr preferRelativeResize="0"/>
                  </pic:nvPicPr>
                  <pic:blipFill>
                    <a:blip r:embed="rId15"/>
                    <a:srcRect/>
                    <a:stretch>
                      <a:fillRect/>
                    </a:stretch>
                  </pic:blipFill>
                  <pic:spPr>
                    <a:xfrm>
                      <a:off x="0" y="0"/>
                      <a:ext cx="3218091" cy="1886812"/>
                    </a:xfrm>
                    <a:prstGeom prst="rect">
                      <a:avLst/>
                    </a:prstGeom>
                  </pic:spPr>
                </pic:pic>
              </a:graphicData>
            </a:graphic>
          </wp:inline>
        </w:drawing>
      </w:r>
    </w:p>
    <w:p>
      <w:pPr>
        <w:rPr>
          <w:rFonts w:eastAsia="宋体"/>
          <w:szCs w:val="20"/>
        </w:rPr>
      </w:pPr>
      <w:r>
        <w:t>图 1</w:t>
      </w:r>
      <w:r>
        <w:rPr>
          <w:rFonts w:hint="eastAsia" w:eastAsia="宋体"/>
        </w:rPr>
        <w:t>-</w:t>
      </w:r>
      <w:r>
        <w:rPr>
          <w:rFonts w:eastAsia="宋体"/>
        </w:rPr>
        <w:t>1</w:t>
      </w:r>
      <w:r>
        <w:rPr>
          <w:rFonts w:hint="eastAsia" w:eastAsia="宋体"/>
        </w:rPr>
        <w:t xml:space="preserve"> 网上免费的二维码生成器</w:t>
      </w:r>
    </w:p>
    <w:p>
      <w:pPr>
        <w:rPr>
          <w:rFonts w:cs="Arial Unicode MS" w:asciiTheme="minorEastAsia" w:hAnsiTheme="minorEastAsia"/>
          <w:sz w:val="24"/>
          <w:szCs w:val="24"/>
        </w:rPr>
      </w:pPr>
      <w:bookmarkStart w:id="12" w:name="_i8nvh1qq0hc2" w:colFirst="0" w:colLast="0"/>
      <w:bookmarkEnd w:id="12"/>
      <w:bookmarkStart w:id="13" w:name="_Toc23838_WPSOffice_Level3"/>
      <w:r>
        <w:rPr>
          <w:rFonts w:cs="Arial Unicode MS" w:asciiTheme="minorEastAsia" w:hAnsiTheme="minorEastAsia"/>
          <w:sz w:val="24"/>
          <w:szCs w:val="24"/>
        </w:rPr>
        <w:t>2 二维码识别技术</w:t>
      </w:r>
      <w:bookmarkEnd w:id="13"/>
    </w:p>
    <w:p>
      <w:pPr>
        <w:rPr>
          <w:rFonts w:asciiTheme="minorEastAsia" w:hAnsiTheme="minorEastAsia"/>
          <w:szCs w:val="21"/>
        </w:rPr>
      </w:pPr>
      <w:r>
        <w:rPr>
          <w:rFonts w:hint="eastAsia" w:cs="Arial Unicode MS" w:asciiTheme="minorEastAsia" w:hAnsiTheme="minorEastAsia"/>
          <w:sz w:val="20"/>
          <w:szCs w:val="20"/>
        </w:rPr>
        <w:tab/>
      </w:r>
      <w:r>
        <w:rPr>
          <w:rFonts w:cs="Arial Unicode MS" w:asciiTheme="minorEastAsia" w:hAnsiTheme="minorEastAsia"/>
          <w:szCs w:val="21"/>
        </w:rPr>
        <w:t>现在二维码活跃在我们身边的大街小巷，基本上每天都会和二维码打交道，共享单车，移动支付等。那么如何实现二维码的识别呢，其实我们仔细观察二维码的特征的话，可能会看出一些特征，每一个 QR 码，都有三个定位块。识别二维码时会先找到定位块，然后开始读取二维码的的编码信息，然后遵循一定的规则对二维码的编码信息进行解码(翻译)，解码出的内容就是我们想要的内容了，可以跳转网站，查看文字信息等。二维码识别的原理基于以上的过程，当然现在也有很多开源的二维码识别工具。作为一名创客，我们应该学会利用现有的工具去 make, 有人会说这不是五柳先生的不求甚解吗，其实不然，当今时代的知识更新很快，我们很难系统的学习，作为一个 maker，自然享受的是创作作品和实现作品的过程，我们利用现有的软件开发包加快自己的开发，快速的把自己的想法实现，岂不是更爽。下面我们来介绍两个用于二维码识别的开源软件，zbar 和 pyzbar。</w:t>
      </w:r>
    </w:p>
    <w:p>
      <w:pPr>
        <w:rPr>
          <w:rFonts w:asciiTheme="minorEastAsia" w:hAnsiTheme="minorEastAsia"/>
          <w:szCs w:val="21"/>
        </w:rPr>
      </w:pPr>
      <w:r>
        <w:rPr>
          <w:rFonts w:hint="eastAsia"/>
          <w:sz w:val="20"/>
          <w:szCs w:val="20"/>
        </w:rPr>
        <w:tab/>
      </w:r>
      <w:r>
        <w:rPr>
          <w:rFonts w:asciiTheme="minorEastAsia" w:hAnsiTheme="minorEastAsia"/>
          <w:szCs w:val="21"/>
        </w:rPr>
        <w:t>ZBar 是一个开源软件套件，用于从各种来源读取条形码，例如视频流，图像文件和原 始强度传感器。 它支持许多流行的符号(条形码类型)，包括 EAN-13 / UPC-A，UPC-E，EAN-8， Code 128，Code 39，Interleaved 2 of 5 和 QR Code。灵活的分层实现方便了任何应用程序的 条形码扫</w:t>
      </w:r>
      <w:r>
        <w:rPr>
          <w:szCs w:val="21"/>
        </w:rPr>
        <w:t>􏰂</w:t>
      </w:r>
      <w:r>
        <w:rPr>
          <w:rFonts w:asciiTheme="minorEastAsia" w:hAnsiTheme="minorEastAsia"/>
          <w:szCs w:val="21"/>
        </w:rPr>
        <w:t>和解码，可轻松地将条形码扫</w:t>
      </w:r>
      <w:r>
        <w:rPr>
          <w:szCs w:val="21"/>
        </w:rPr>
        <w:t>􏰂</w:t>
      </w:r>
      <w:r>
        <w:rPr>
          <w:rFonts w:asciiTheme="minorEastAsia" w:hAnsiTheme="minorEastAsia"/>
          <w:szCs w:val="21"/>
        </w:rPr>
        <w:t>小部件集成到您的 Qt，GTK +或 PyGTK GUI 应用 程序中，具备 python,C++等多种语言 API 接口。广泛应用于零售、自动文档处理、库存跟踪、 移动应用等领域。ZBar 的特性包括:</w:t>
      </w:r>
    </w:p>
    <w:p>
      <w:pPr>
        <w:rPr>
          <w:rFonts w:asciiTheme="minorEastAsia" w:hAnsiTheme="minorEastAsia"/>
          <w:szCs w:val="21"/>
        </w:rPr>
      </w:pPr>
      <w:r>
        <w:rPr>
          <w:rFonts w:cs="Arial Unicode MS" w:asciiTheme="minorEastAsia" w:hAnsiTheme="minorEastAsia"/>
          <w:szCs w:val="21"/>
        </w:rPr>
        <w:t>跨平台 -Linux/Unix，Windows，iPhone®，嵌入式</w:t>
      </w:r>
    </w:p>
    <w:p>
      <w:pPr>
        <w:rPr>
          <w:rFonts w:asciiTheme="minorEastAsia" w:hAnsiTheme="minorEastAsia"/>
          <w:szCs w:val="21"/>
        </w:rPr>
      </w:pPr>
      <w:r>
        <w:rPr>
          <w:rFonts w:cs="Arial Unicode MS" w:asciiTheme="minorEastAsia" w:hAnsiTheme="minorEastAsia"/>
          <w:szCs w:val="21"/>
        </w:rPr>
        <w:t>高速 - 从视频流中实时扫描</w:t>
      </w:r>
    </w:p>
    <w:p>
      <w:pPr>
        <w:rPr>
          <w:rFonts w:asciiTheme="minorEastAsia" w:hAnsiTheme="minorEastAsia"/>
          <w:szCs w:val="21"/>
        </w:rPr>
      </w:pPr>
      <w:r>
        <w:rPr>
          <w:rFonts w:cs="Arial Unicode MS" w:asciiTheme="minorEastAsia" w:hAnsiTheme="minorEastAsia"/>
          <w:szCs w:val="21"/>
        </w:rPr>
        <w:t>内存占用少</w:t>
      </w:r>
    </w:p>
    <w:p>
      <w:pPr>
        <w:rPr>
          <w:rFonts w:asciiTheme="minorEastAsia" w:hAnsiTheme="minorEastAsia"/>
          <w:szCs w:val="21"/>
        </w:rPr>
      </w:pPr>
      <w:r>
        <w:rPr>
          <w:rFonts w:asciiTheme="minorEastAsia" w:hAnsiTheme="minorEastAsia"/>
          <w:szCs w:val="21"/>
        </w:rPr>
        <w:t>小代码大小 - 核心扫</w:t>
      </w:r>
      <w:r>
        <w:rPr>
          <w:rFonts w:hint="eastAsia"/>
          <w:szCs w:val="21"/>
        </w:rPr>
        <w:t>描</w:t>
      </w:r>
      <w:r>
        <w:rPr>
          <w:rFonts w:asciiTheme="minorEastAsia" w:hAnsiTheme="minorEastAsia"/>
          <w:szCs w:val="21"/>
        </w:rPr>
        <w:t>器和 EAN 解码器代表 1K 行的 C 代码 没有浮点运算</w:t>
      </w:r>
    </w:p>
    <w:p>
      <w:pPr>
        <w:rPr>
          <w:rFonts w:asciiTheme="minorEastAsia" w:hAnsiTheme="minorEastAsia"/>
          <w:szCs w:val="21"/>
        </w:rPr>
      </w:pPr>
      <w:r>
        <w:rPr>
          <w:rFonts w:cs="Arial Unicode MS" w:asciiTheme="minorEastAsia" w:hAnsiTheme="minorEastAsia"/>
          <w:szCs w:val="21"/>
        </w:rPr>
        <w:t>适用于使用廉价处理器/硬件的嵌入式应用</w:t>
      </w:r>
    </w:p>
    <w:p>
      <w:pPr>
        <w:rPr>
          <w:rFonts w:asciiTheme="minorEastAsia" w:hAnsiTheme="minorEastAsia"/>
          <w:szCs w:val="21"/>
        </w:rPr>
      </w:pPr>
      <w:r>
        <w:rPr>
          <w:rFonts w:hint="eastAsia" w:cs="Arial Unicode MS" w:asciiTheme="minorEastAsia" w:hAnsiTheme="minorEastAsia"/>
          <w:szCs w:val="21"/>
        </w:rPr>
        <w:tab/>
      </w:r>
      <w:r>
        <w:rPr>
          <w:rFonts w:cs="Arial Unicode MS" w:asciiTheme="minorEastAsia" w:hAnsiTheme="minorEastAsia"/>
          <w:szCs w:val="21"/>
        </w:rPr>
        <w:t>在本章中，我们将提供两种识别二维码的方式，一种是利用zbar衍生的专门与python进行绑定的pyzbar（zbar是用c语言制作的，在进行make时比较复杂），另一种是对zbar进行加工。总体上来看，两种方法各有各的好处，首先pyzbar可以适用于python3.0以上的版本，而zbar默认只有python2.7，并且pyzbar的使用比较简单。但是zbar的优点在于：目前这两种包都是不支持中文的，但是我们可以对源码下载得到的zbar的编码方式进行修改。下面将详细介绍 ZBar 和pyzbar如何安装与使用。</w:t>
      </w:r>
    </w:p>
    <w:p>
      <w:pPr>
        <w:rPr>
          <w:rFonts w:asciiTheme="minorEastAsia" w:hAnsiTheme="minorEastAsia"/>
          <w:szCs w:val="21"/>
        </w:rPr>
      </w:pPr>
      <w:r>
        <w:rPr>
          <w:rFonts w:hint="eastAsia" w:cs="Arial Unicode MS" w:asciiTheme="minorEastAsia" w:hAnsiTheme="minorEastAsia"/>
          <w:szCs w:val="21"/>
        </w:rPr>
        <w:tab/>
      </w:r>
      <w:r>
        <w:rPr>
          <w:rFonts w:cs="Arial Unicode MS" w:asciiTheme="minorEastAsia" w:hAnsiTheme="minorEastAsia"/>
          <w:szCs w:val="21"/>
        </w:rPr>
        <w:t>pyzbar无法识别中文，因为ZBar 支持中文识别很奇怪，有的能识别有的不可以识别，笔者扒了好几天文 档也没有找到完全之策，待改善。下面介绍 ZBar 的安装</w:t>
      </w:r>
      <w:r>
        <w:rPr>
          <w:rFonts w:hint="eastAsia" w:cs="Arial Unicode MS" w:asciiTheme="minorEastAsia" w:hAnsiTheme="minorEastAsia"/>
          <w:szCs w:val="21"/>
        </w:rPr>
        <w:t>（</w:t>
      </w:r>
      <w:r>
        <w:rPr>
          <w:rFonts w:hint="eastAsia" w:cs="Arial Unicode MS" w:asciiTheme="minorEastAsia" w:hAnsiTheme="minorEastAsia"/>
          <w:color w:val="FF0000"/>
          <w:szCs w:val="21"/>
        </w:rPr>
        <w:t>注意：我们出厂程序环境都已经配置好，无需重新下载安装</w:t>
      </w:r>
      <w:r>
        <w:rPr>
          <w:rFonts w:hint="eastAsia" w:cs="Arial Unicode MS" w:asciiTheme="minorEastAsia" w:hAnsiTheme="minorEastAsia"/>
          <w:szCs w:val="21"/>
        </w:rPr>
        <w:t>）</w:t>
      </w:r>
      <w:r>
        <w:rPr>
          <w:rFonts w:cs="Arial Unicode MS" w:asciiTheme="minorEastAsia" w:hAnsiTheme="minorEastAsia"/>
          <w:szCs w:val="21"/>
        </w:rPr>
        <w:t>:</w:t>
      </w:r>
    </w:p>
    <w:p>
      <w:pPr>
        <w:rPr>
          <w:rFonts w:asciiTheme="minorEastAsia" w:hAnsiTheme="minorEastAsia"/>
          <w:szCs w:val="21"/>
        </w:rPr>
      </w:pPr>
      <w:r>
        <w:rPr>
          <w:rFonts w:cs="Arial Unicode MS" w:asciiTheme="minorEastAsia" w:hAnsiTheme="minorEastAsia"/>
          <w:szCs w:val="21"/>
        </w:rPr>
        <w:t>首先是pyzbar，下载：</w:t>
      </w:r>
    </w:p>
    <w:p>
      <w:pPr>
        <w:rPr>
          <w:color w:val="FF0000"/>
          <w:sz w:val="20"/>
          <w:szCs w:val="20"/>
          <w:highlight w:val="black"/>
        </w:rPr>
      </w:pPr>
      <w:r>
        <w:rPr>
          <w:color w:val="FF0000"/>
          <w:sz w:val="20"/>
          <w:szCs w:val="20"/>
          <w:highlight w:val="black"/>
        </w:rPr>
        <w:t>sudo apt-get install li</w:t>
      </w:r>
      <w:r>
        <w:rPr>
          <w:rFonts w:hint="eastAsia"/>
          <w:color w:val="FF0000"/>
          <w:sz w:val="20"/>
          <w:szCs w:val="20"/>
          <w:highlight w:val="black"/>
        </w:rPr>
        <w:t>b</w:t>
      </w:r>
      <w:r>
        <w:rPr>
          <w:color w:val="FF0000"/>
          <w:sz w:val="20"/>
          <w:szCs w:val="20"/>
          <w:highlight w:val="black"/>
        </w:rPr>
        <w:t>zbar0</w:t>
      </w:r>
    </w:p>
    <w:p>
      <w:pPr>
        <w:rPr>
          <w:color w:val="FF0000"/>
          <w:sz w:val="20"/>
          <w:szCs w:val="20"/>
          <w:highlight w:val="black"/>
        </w:rPr>
      </w:pPr>
      <w:r>
        <w:rPr>
          <w:color w:val="FF0000"/>
          <w:sz w:val="20"/>
          <w:szCs w:val="20"/>
          <w:highlight w:val="black"/>
        </w:rPr>
        <w:t>sudo pip install pyzbar</w:t>
      </w:r>
    </w:p>
    <w:p>
      <w:pPr>
        <w:rPr>
          <w:rFonts w:asciiTheme="minorEastAsia" w:hAnsiTheme="minorEastAsia"/>
          <w:szCs w:val="21"/>
        </w:rPr>
      </w:pPr>
      <w:r>
        <w:rPr>
          <w:rFonts w:hint="eastAsia" w:ascii="Arial Unicode MS" w:hAnsi="Arial Unicode MS" w:eastAsia="Arial Unicode MS" w:cs="Arial Unicode MS"/>
          <w:sz w:val="20"/>
          <w:szCs w:val="20"/>
        </w:rPr>
        <w:tab/>
      </w:r>
      <w:r>
        <w:rPr>
          <w:rFonts w:cs="Arial Unicode MS" w:asciiTheme="minorEastAsia" w:hAnsiTheme="minorEastAsia"/>
          <w:szCs w:val="21"/>
        </w:rPr>
        <w:t>完成下载后可以在spyder的python中输入import pyzbar检测一下是否安装成功。如果输入这句话成功，但是最终程序运行失败，应率先检查zbar是否成功安装。</w:t>
      </w:r>
    </w:p>
    <w:p>
      <w:r>
        <w:rPr>
          <w:rFonts w:hint="eastAsia"/>
        </w:rPr>
        <w:t>下面我们来看下具体代码怎么实现的：</w:t>
      </w:r>
    </w:p>
    <w:p>
      <w:pPr>
        <w:rPr>
          <w:i/>
          <w:u w:val="single"/>
        </w:rPr>
      </w:pPr>
      <w:r>
        <w:rPr>
          <w:rFonts w:hint="eastAsia"/>
          <w:i/>
        </w:rPr>
        <w:t>代码路径：</w:t>
      </w:r>
      <w:r>
        <w:rPr>
          <w:rFonts w:hint="eastAsia"/>
          <w:i/>
          <w:u w:val="single"/>
        </w:rPr>
        <w:t xml:space="preserve"> /home/pi/Yahboom_Project/3.AI视觉课程/05.树莓派二维码识别.ipynb</w:t>
      </w:r>
    </w:p>
    <w:p>
      <w:pPr>
        <w:rPr>
          <w:i/>
          <w:u w:val="single"/>
        </w:rPr>
      </w:pP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522" w:type="dxa"/>
          </w:tcPr>
          <w:p>
            <w:pPr>
              <w:spacing w:before="0" w:after="0" w:line="240" w:lineRule="auto"/>
            </w:pPr>
            <w:r>
              <w:rPr>
                <w:rFonts w:hint="eastAsia"/>
              </w:rPr>
              <w:t>#bgr8转jpeg格式</w:t>
            </w:r>
          </w:p>
          <w:p>
            <w:pPr>
              <w:spacing w:before="0" w:after="0" w:line="240" w:lineRule="auto"/>
            </w:pPr>
            <w:r>
              <w:t>import enum</w:t>
            </w:r>
          </w:p>
          <w:p>
            <w:pPr>
              <w:spacing w:before="0" w:after="0" w:line="240" w:lineRule="auto"/>
            </w:pPr>
            <w:r>
              <w:t>import cv2</w:t>
            </w:r>
          </w:p>
          <w:p>
            <w:pPr>
              <w:spacing w:before="0" w:after="0" w:line="240" w:lineRule="auto"/>
            </w:pPr>
          </w:p>
          <w:p>
            <w:pPr>
              <w:spacing w:before="0" w:after="0" w:line="240" w:lineRule="auto"/>
            </w:pPr>
            <w:r>
              <w:t>def bgr8_to_jpeg(value, quality=75):</w:t>
            </w:r>
          </w:p>
          <w:p>
            <w:pPr>
              <w:spacing w:before="0" w:after="0" w:line="240" w:lineRule="auto"/>
            </w:pPr>
            <w:r>
              <w:t xml:space="preserve">    return bytes(cv2.imencode('.jpg', value)[1])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导入库并显示摄像头显示组件</w:t>
            </w:r>
          </w:p>
          <w:p>
            <w:pPr>
              <w:spacing w:before="0" w:after="0" w:line="240" w:lineRule="auto"/>
            </w:pPr>
          </w:p>
          <w:p>
            <w:pPr>
              <w:spacing w:before="0" w:after="0" w:line="240" w:lineRule="auto"/>
            </w:pPr>
            <w:r>
              <w:t># import the necessary packages</w:t>
            </w:r>
          </w:p>
          <w:p>
            <w:pPr>
              <w:spacing w:before="0" w:after="0" w:line="240" w:lineRule="auto"/>
            </w:pPr>
            <w:r>
              <w:t>#import simple_barcode_detection</w:t>
            </w:r>
          </w:p>
          <w:p>
            <w:pPr>
              <w:spacing w:before="0" w:after="0" w:line="240" w:lineRule="auto"/>
            </w:pPr>
            <w:r>
              <w:t>import cv2</w:t>
            </w:r>
          </w:p>
          <w:p>
            <w:pPr>
              <w:spacing w:before="0" w:after="0" w:line="240" w:lineRule="auto"/>
            </w:pPr>
            <w:r>
              <w:t>import numpy as np</w:t>
            </w:r>
          </w:p>
          <w:p>
            <w:pPr>
              <w:spacing w:before="0" w:after="0" w:line="240" w:lineRule="auto"/>
            </w:pPr>
            <w:r>
              <w:t>import pyzbar.pyzbar as pyzbar</w:t>
            </w:r>
          </w:p>
          <w:p>
            <w:pPr>
              <w:spacing w:before="0" w:after="0" w:line="240" w:lineRule="auto"/>
            </w:pPr>
            <w:r>
              <w:t>from PIL import Image</w:t>
            </w:r>
          </w:p>
          <w:p>
            <w:pPr>
              <w:spacing w:before="0" w:after="0" w:line="240" w:lineRule="auto"/>
            </w:pPr>
            <w:r>
              <w:t>import ipywidgets.widgets as widgets</w:t>
            </w:r>
          </w:p>
          <w:p>
            <w:pPr>
              <w:spacing w:before="0" w:after="0" w:line="240" w:lineRule="auto"/>
            </w:pPr>
          </w:p>
          <w:p>
            <w:pPr>
              <w:spacing w:before="0" w:after="0" w:line="240" w:lineRule="auto"/>
            </w:pPr>
            <w:r>
              <w:t>image_widget = widgets.Image(format='jpeg', width=320, height=240)</w:t>
            </w:r>
          </w:p>
          <w:p>
            <w:pPr>
              <w:spacing w:before="0" w:after="0" w:line="240" w:lineRule="auto"/>
            </w:pPr>
            <w:r>
              <w:rPr>
                <w:rFonts w:hint="eastAsia"/>
              </w:rPr>
              <w:t>display(image_widget)                                      #显示摄像头组件</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定义解析二维码接口</w:t>
            </w:r>
          </w:p>
          <w:p>
            <w:pPr>
              <w:spacing w:before="0" w:after="0" w:line="240" w:lineRule="auto"/>
            </w:pPr>
            <w:r>
              <w:t>def decodeDisplay(image):</w:t>
            </w:r>
          </w:p>
          <w:p>
            <w:pPr>
              <w:spacing w:before="0" w:after="0" w:line="240" w:lineRule="auto"/>
            </w:pPr>
            <w:r>
              <w:t xml:space="preserve">    barcodes = pyzbar.decode(image)</w:t>
            </w:r>
          </w:p>
          <w:p>
            <w:pPr>
              <w:spacing w:before="0" w:after="0" w:line="240" w:lineRule="auto"/>
            </w:pPr>
            <w:r>
              <w:t xml:space="preserve">    for barcode in barcodes:</w:t>
            </w:r>
          </w:p>
          <w:p>
            <w:pPr>
              <w:spacing w:before="0" w:after="0" w:line="240" w:lineRule="auto"/>
            </w:pPr>
            <w:r>
              <w:rPr>
                <w:rFonts w:hint="eastAsia"/>
              </w:rPr>
              <w:t xml:space="preserve">        # 提取二维码的边界框的位置</w:t>
            </w:r>
          </w:p>
          <w:p>
            <w:pPr>
              <w:spacing w:before="0" w:after="0" w:line="240" w:lineRule="auto"/>
            </w:pPr>
            <w:r>
              <w:rPr>
                <w:rFonts w:hint="eastAsia"/>
              </w:rPr>
              <w:t xml:space="preserve">        # 画出图像中条形码的边界框</w:t>
            </w:r>
          </w:p>
          <w:p>
            <w:pPr>
              <w:spacing w:before="0" w:after="0" w:line="240" w:lineRule="auto"/>
            </w:pPr>
            <w:r>
              <w:t xml:space="preserve">        (x, y, w, h) = barcode.rect</w:t>
            </w:r>
          </w:p>
          <w:p>
            <w:pPr>
              <w:spacing w:before="0" w:after="0" w:line="240" w:lineRule="auto"/>
            </w:pPr>
            <w:r>
              <w:t xml:space="preserve">        cv2.rectangle(image, (x, y), (x + w, y + h), (225, 225, 225), 2)</w:t>
            </w:r>
          </w:p>
          <w:p>
            <w:pPr>
              <w:spacing w:before="0" w:after="0" w:line="240" w:lineRule="auto"/>
            </w:pPr>
          </w:p>
          <w:p>
            <w:pPr>
              <w:spacing w:before="0" w:after="0" w:line="240" w:lineRule="auto"/>
            </w:pPr>
            <w:r>
              <w:rPr>
                <w:rFonts w:hint="eastAsia"/>
              </w:rPr>
              <w:t xml:space="preserve">        # 提取二维码数据为字节对象，所以如果我们想在输出图像上</w:t>
            </w:r>
          </w:p>
          <w:p>
            <w:pPr>
              <w:spacing w:before="0" w:after="0" w:line="240" w:lineRule="auto"/>
            </w:pPr>
            <w:r>
              <w:rPr>
                <w:rFonts w:hint="eastAsia"/>
              </w:rPr>
              <w:t xml:space="preserve">        # 画出来，就需要先将它转换成字符串</w:t>
            </w:r>
          </w:p>
          <w:p>
            <w:pPr>
              <w:spacing w:before="0" w:after="0" w:line="240" w:lineRule="auto"/>
            </w:pPr>
            <w:r>
              <w:t xml:space="preserve">        barcodeData = barcode.data.decode("utf-8")</w:t>
            </w:r>
          </w:p>
          <w:p>
            <w:pPr>
              <w:spacing w:before="0" w:after="0" w:line="240" w:lineRule="auto"/>
            </w:pPr>
            <w:r>
              <w:t xml:space="preserve">        barcodeType = barcode.type</w:t>
            </w:r>
          </w:p>
          <w:p>
            <w:pPr>
              <w:spacing w:before="0" w:after="0" w:line="240" w:lineRule="auto"/>
            </w:pPr>
          </w:p>
          <w:p>
            <w:pPr>
              <w:spacing w:before="0" w:after="0" w:line="240" w:lineRule="auto"/>
            </w:pPr>
            <w:r>
              <w:rPr>
                <w:rFonts w:hint="eastAsia"/>
              </w:rPr>
              <w:t xml:space="preserve">        # 绘出图像上条形码的数据和条形码类型</w:t>
            </w:r>
          </w:p>
          <w:p>
            <w:pPr>
              <w:spacing w:before="0" w:after="0" w:line="240" w:lineRule="auto"/>
            </w:pPr>
            <w:r>
              <w:t xml:space="preserve">        text = "{} ({})".format(barcodeData, barcodeType)</w:t>
            </w:r>
          </w:p>
          <w:p>
            <w:pPr>
              <w:spacing w:before="0" w:after="0" w:line="240" w:lineRule="auto"/>
            </w:pPr>
            <w:r>
              <w:t xml:space="preserve">        cv2.putText(image, text, (x, y - 10), cv2.FONT_HERSHEY_SIMPLEX,0.5, (225, 225, 225), 2)</w:t>
            </w:r>
          </w:p>
          <w:p>
            <w:pPr>
              <w:spacing w:before="0" w:after="0" w:line="240" w:lineRule="auto"/>
            </w:pPr>
          </w:p>
          <w:p>
            <w:pPr>
              <w:spacing w:before="0" w:after="0" w:line="240" w:lineRule="auto"/>
            </w:pPr>
            <w:r>
              <w:rPr>
                <w:rFonts w:hint="eastAsia"/>
              </w:rPr>
              <w:t xml:space="preserve">        # 向终端打印条形码数据和条形码类型</w:t>
            </w:r>
          </w:p>
          <w:p>
            <w:pPr>
              <w:spacing w:before="0" w:after="0" w:line="240" w:lineRule="auto"/>
            </w:pPr>
            <w:r>
              <w:t xml:space="preserve">        print("[INFO] Found {} barcode: {}".format(barcodeType, barcodeData))</w:t>
            </w:r>
          </w:p>
          <w:p>
            <w:pPr>
              <w:spacing w:before="0" w:after="0" w:line="240" w:lineRule="auto"/>
            </w:pPr>
            <w:r>
              <w:t xml:space="preserve">    return image</w:t>
            </w:r>
          </w:p>
          <w:p>
            <w:pPr>
              <w:spacing w:before="0" w:after="0" w:line="240" w:lineRule="auto"/>
            </w:pPr>
          </w:p>
          <w:p>
            <w:pPr>
              <w:spacing w:before="0" w:after="0" w:line="240" w:lineRule="auto"/>
            </w:pPr>
            <w:r>
              <w:t>def detect():</w:t>
            </w:r>
          </w:p>
          <w:p>
            <w:pPr>
              <w:spacing w:before="0" w:after="0" w:line="240" w:lineRule="auto"/>
            </w:pPr>
            <w:r>
              <w:t xml:space="preserve">    camera = cv2.VideoCapture(0)</w:t>
            </w:r>
          </w:p>
          <w:p>
            <w:pPr>
              <w:spacing w:before="0" w:after="0" w:line="240" w:lineRule="auto"/>
            </w:pPr>
            <w:r>
              <w:t xml:space="preserve">    camera.set(3, 320)</w:t>
            </w:r>
          </w:p>
          <w:p>
            <w:pPr>
              <w:spacing w:before="0" w:after="0" w:line="240" w:lineRule="auto"/>
            </w:pPr>
            <w:r>
              <w:t xml:space="preserve">    camera.set(4, 240)</w:t>
            </w:r>
          </w:p>
          <w:p>
            <w:pPr>
              <w:spacing w:before="0" w:after="0" w:line="240" w:lineRule="auto"/>
            </w:pPr>
            <w:r>
              <w:rPr>
                <w:rFonts w:hint="eastAsia"/>
              </w:rPr>
              <w:t xml:space="preserve">    camera.set(5, 120)  #设置帧率</w:t>
            </w:r>
          </w:p>
          <w:p>
            <w:pPr>
              <w:spacing w:before="0" w:after="0" w:line="240" w:lineRule="auto"/>
            </w:pPr>
            <w:r>
              <w:t xml:space="preserve">    # fourcc = cv2.VideoWriter_fourcc(*"MPEG")</w:t>
            </w:r>
          </w:p>
          <w:p>
            <w:pPr>
              <w:spacing w:before="0" w:after="0" w:line="240" w:lineRule="auto"/>
            </w:pPr>
            <w:r>
              <w:t xml:space="preserve">    camera.set(cv2.CAP_PROP_FOURCC, cv2.VideoWriter.fourcc('M', 'J', 'P', 'G'))</w:t>
            </w:r>
          </w:p>
          <w:p>
            <w:pPr>
              <w:spacing w:before="0" w:after="0" w:line="240" w:lineRule="auto"/>
            </w:pPr>
            <w:r>
              <w:rPr>
                <w:rFonts w:hint="eastAsia"/>
              </w:rPr>
              <w:t xml:space="preserve">    camera.set(cv2.CAP_PROP_BRIGHTNESS, 40) #设置亮度 -64 - 64  0.0</w:t>
            </w:r>
          </w:p>
          <w:p>
            <w:pPr>
              <w:spacing w:before="0" w:after="0" w:line="240" w:lineRule="auto"/>
            </w:pPr>
            <w:r>
              <w:rPr>
                <w:rFonts w:hint="eastAsia"/>
              </w:rPr>
              <w:t xml:space="preserve">    camera.set(cv2.CAP_PROP_CONTRAST, 50) #设置对比度 -64 - 64  2.0</w:t>
            </w:r>
          </w:p>
          <w:p>
            <w:pPr>
              <w:spacing w:before="0" w:after="0" w:line="240" w:lineRule="auto"/>
            </w:pPr>
            <w:r>
              <w:rPr>
                <w:rFonts w:hint="eastAsia"/>
              </w:rPr>
              <w:t xml:space="preserve">    camera.set(cv2.CAP_PROP_EXPOSURE, 156) #设置曝光值 1.0 - 5000  156.0</w:t>
            </w:r>
          </w:p>
          <w:p>
            <w:pPr>
              <w:spacing w:before="0" w:after="0" w:line="240" w:lineRule="auto"/>
            </w:pPr>
            <w:r>
              <w:t xml:space="preserve">    ret, frame = camera.read()</w:t>
            </w:r>
          </w:p>
          <w:p>
            <w:pPr>
              <w:spacing w:before="0" w:after="0" w:line="240" w:lineRule="auto"/>
            </w:pPr>
            <w:r>
              <w:t xml:space="preserve">    image_widget.value = bgr8_to_jpeg(frame)</w:t>
            </w:r>
          </w:p>
          <w:p>
            <w:pPr>
              <w:spacing w:before="0" w:after="0" w:line="240" w:lineRule="auto"/>
            </w:pPr>
            <w:r>
              <w:t xml:space="preserve">    while True:</w:t>
            </w:r>
          </w:p>
          <w:p>
            <w:pPr>
              <w:spacing w:before="0" w:after="0" w:line="240" w:lineRule="auto"/>
            </w:pPr>
            <w:r>
              <w:rPr>
                <w:rFonts w:hint="eastAsia"/>
              </w:rPr>
              <w:t xml:space="preserve">        # 读取当前帧</w:t>
            </w:r>
          </w:p>
          <w:p>
            <w:pPr>
              <w:spacing w:before="0" w:after="0" w:line="240" w:lineRule="auto"/>
            </w:pPr>
            <w:r>
              <w:t xml:space="preserve">        ret, frame = camera.read()</w:t>
            </w:r>
          </w:p>
          <w:p>
            <w:pPr>
              <w:spacing w:before="0" w:after="0" w:line="240" w:lineRule="auto"/>
            </w:pPr>
            <w:r>
              <w:rPr>
                <w:rFonts w:hint="eastAsia"/>
              </w:rPr>
              <w:t xml:space="preserve">        # 转为灰度图像</w:t>
            </w:r>
          </w:p>
          <w:p>
            <w:pPr>
              <w:spacing w:before="0" w:after="0" w:line="240" w:lineRule="auto"/>
            </w:pPr>
            <w:r>
              <w:t xml:space="preserve">        gray = cv2.cvtColor(frame, cv2.COLOR_BGR2GRAY)</w:t>
            </w:r>
          </w:p>
          <w:p>
            <w:pPr>
              <w:spacing w:before="0" w:after="0" w:line="240" w:lineRule="auto"/>
            </w:pPr>
            <w:r>
              <w:t xml:space="preserve">        im = decodeDisplay(gray)</w:t>
            </w:r>
          </w:p>
          <w:p>
            <w:pPr>
              <w:spacing w:before="0" w:after="0" w:line="240" w:lineRule="auto"/>
            </w:pPr>
          </w:p>
          <w:p>
            <w:pPr>
              <w:spacing w:before="0" w:after="0" w:line="240" w:lineRule="auto"/>
            </w:pPr>
            <w:r>
              <w:t xml:space="preserve">        cv2.waitKey(5)</w:t>
            </w:r>
          </w:p>
          <w:p>
            <w:pPr>
              <w:spacing w:before="0" w:after="0" w:line="240" w:lineRule="auto"/>
            </w:pPr>
            <w:r>
              <w:t xml:space="preserve">        image_widget.value = bgr8_to_jpeg(im)</w:t>
            </w:r>
          </w:p>
          <w:p>
            <w:pPr>
              <w:spacing w:before="0" w:after="0" w:line="240" w:lineRule="auto"/>
            </w:pPr>
            <w:r>
              <w:rPr>
                <w:rFonts w:hint="eastAsia"/>
              </w:rPr>
              <w:t xml:space="preserve">        # 如果按键q则跳出本次循环</w:t>
            </w:r>
          </w:p>
          <w:p>
            <w:pPr>
              <w:spacing w:before="0" w:after="0" w:line="240" w:lineRule="auto"/>
            </w:pPr>
            <w:r>
              <w:t xml:space="preserve">        if cv2.waitKey(10) &amp; 0xFF == ord('q'):</w:t>
            </w:r>
          </w:p>
          <w:p>
            <w:pPr>
              <w:spacing w:before="0" w:after="0" w:line="240" w:lineRule="auto"/>
            </w:pPr>
            <w:r>
              <w:t xml:space="preserve">            break</w:t>
            </w:r>
          </w:p>
          <w:p>
            <w:pPr>
              <w:spacing w:before="0" w:after="0" w:line="240" w:lineRule="auto"/>
            </w:pPr>
            <w:r>
              <w:t xml:space="preserve">    camera.release()</w:t>
            </w:r>
          </w:p>
          <w:p>
            <w:pPr>
              <w:spacing w:before="0" w:after="0" w:line="240" w:lineRule="auto"/>
            </w:pPr>
            <w:r>
              <w:t xml:space="preserve">    cv2.destroyAllWindows()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while 1:</w:t>
            </w:r>
          </w:p>
          <w:p>
            <w:pPr>
              <w:spacing w:before="0" w:after="0" w:line="240" w:lineRule="auto"/>
            </w:pPr>
            <w:r>
              <w:t xml:space="preserve">    detect()</w:t>
            </w:r>
          </w:p>
        </w:tc>
      </w:tr>
    </w:tbl>
    <w:p>
      <w:r>
        <w:drawing>
          <wp:inline distT="0" distB="0" distL="114300" distR="114300">
            <wp:extent cx="5270500" cy="5412740"/>
            <wp:effectExtent l="0" t="0" r="6350" b="165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6"/>
                    <a:stretch>
                      <a:fillRect/>
                    </a:stretch>
                  </pic:blipFill>
                  <pic:spPr>
                    <a:xfrm>
                      <a:off x="0" y="0"/>
                      <a:ext cx="5270500" cy="5412740"/>
                    </a:xfrm>
                    <a:prstGeom prst="rect">
                      <a:avLst/>
                    </a:prstGeom>
                    <a:noFill/>
                    <a:ln>
                      <a:noFill/>
                    </a:ln>
                  </pic:spPr>
                </pic:pic>
              </a:graphicData>
            </a:graphic>
          </wp:inline>
        </w:drawing>
      </w:r>
    </w:p>
    <w:p/>
    <w:p/>
    <w:p>
      <w:pPr>
        <w:pStyle w:val="4"/>
        <w:keepNext/>
        <w:keepLines/>
        <w:numPr>
          <w:ilvl w:val="2"/>
          <w:numId w:val="1"/>
        </w:numPr>
        <w:spacing w:before="0" w:beforeAutospacing="0" w:after="80" w:afterAutospacing="0"/>
        <w:rPr>
          <w:rFonts w:cs="Arial Unicode MS" w:asciiTheme="minorHAnsi" w:hAnsiTheme="minorHAnsi" w:eastAsiaTheme="minorEastAsia"/>
          <w:bCs w:val="0"/>
          <w:color w:val="434343"/>
          <w:sz w:val="36"/>
          <w:szCs w:val="24"/>
          <w:lang w:val="zh-CN"/>
        </w:rPr>
      </w:pPr>
      <w:bookmarkStart w:id="14" w:name="_Toc35866779"/>
      <w:r>
        <w:rPr>
          <w:rFonts w:hint="eastAsia" w:cs="Arial Unicode MS" w:asciiTheme="minorHAnsi" w:hAnsiTheme="minorHAnsi" w:eastAsiaTheme="minorEastAsia"/>
          <w:bCs w:val="0"/>
          <w:color w:val="434343"/>
          <w:sz w:val="36"/>
          <w:szCs w:val="24"/>
          <w:lang w:val="zh-CN"/>
        </w:rPr>
        <w:t>树莓派二维码识别运动</w:t>
      </w:r>
      <w:bookmarkEnd w:id="14"/>
      <w:ins w:id="0" w:author="白色。" w:date="2020-10-13T11:47:08Z">
        <w:r>
          <w:rPr>
            <w:rFonts w:hint="eastAsia" w:cs="Arial Unicode MS" w:asciiTheme="minorHAnsi" w:hAnsiTheme="minorHAnsi" w:eastAsiaTheme="minorEastAsia"/>
            <w:bCs w:val="0"/>
            <w:color w:val="434343"/>
            <w:sz w:val="36"/>
            <w:szCs w:val="24"/>
            <w:lang w:val="en-US" w:eastAsia="zh-CN"/>
          </w:rPr>
          <w:t>修改</w:t>
        </w:r>
      </w:ins>
      <w:ins w:id="1" w:author="白色。" w:date="2020-10-13T11:47:09Z">
        <w:r>
          <w:rPr>
            <w:rFonts w:hint="eastAsia" w:cs="Arial Unicode MS" w:asciiTheme="minorHAnsi" w:hAnsiTheme="minorHAnsi" w:eastAsiaTheme="minorEastAsia"/>
            <w:bCs w:val="0"/>
            <w:color w:val="434343"/>
            <w:sz w:val="36"/>
            <w:szCs w:val="24"/>
            <w:lang w:val="en-US" w:eastAsia="zh-CN"/>
          </w:rPr>
          <w:t>点</w:t>
        </w:r>
      </w:ins>
    </w:p>
    <w:p>
      <w:pPr>
        <w:rPr>
          <w:rFonts w:cs="Arial Unicode MS" w:asciiTheme="minorEastAsia" w:hAnsiTheme="minorEastAsia"/>
          <w:szCs w:val="21"/>
        </w:rPr>
      </w:pPr>
      <w:r>
        <w:rPr>
          <w:rFonts w:hint="eastAsia" w:cs="Arial Unicode MS" w:asciiTheme="minorEastAsia" w:hAnsiTheme="minorEastAsia"/>
          <w:szCs w:val="21"/>
        </w:rPr>
        <w:tab/>
      </w:r>
      <w:r>
        <w:rPr>
          <w:rFonts w:cs="Arial Unicode MS" w:asciiTheme="minorEastAsia" w:hAnsiTheme="minorEastAsia"/>
          <w:szCs w:val="21"/>
        </w:rPr>
        <w:t>我们对二维码技术和</w:t>
      </w:r>
      <w:r>
        <w:rPr>
          <w:rFonts w:hint="eastAsia" w:cs="Arial Unicode MS" w:asciiTheme="minorEastAsia" w:hAnsiTheme="minorEastAsia"/>
          <w:szCs w:val="21"/>
          <w:lang w:val="en-US" w:eastAsia="zh-CN"/>
        </w:rPr>
        <w:t>4WD小车</w:t>
      </w:r>
      <w:r>
        <w:rPr>
          <w:rFonts w:hint="eastAsia" w:cs="Arial Unicode MS" w:asciiTheme="minorEastAsia" w:hAnsiTheme="minorEastAsia"/>
          <w:szCs w:val="21"/>
        </w:rPr>
        <w:t>控制硬件有了</w:t>
      </w:r>
      <w:r>
        <w:rPr>
          <w:rFonts w:cs="Arial Unicode MS" w:asciiTheme="minorEastAsia" w:hAnsiTheme="minorEastAsia"/>
          <w:szCs w:val="21"/>
        </w:rPr>
        <w:t>初步的了解，并已经实现了利用OpenCV对二维码的解码，现在，我们尝试将二维码和硬件结合起来。首先，我们用免费在线二维码制作软件准备5个二维码，每个二维码</w:t>
      </w:r>
      <w:r>
        <w:rPr>
          <w:rFonts w:hint="eastAsia" w:cs="Arial Unicode MS" w:asciiTheme="minorEastAsia" w:hAnsiTheme="minorEastAsia"/>
          <w:szCs w:val="21"/>
        </w:rPr>
        <w:t>对应不同功能来实现二维码控制机器人的功能。</w:t>
      </w:r>
    </w:p>
    <w:p>
      <w:pPr>
        <w:rPr>
          <w:rFonts w:cs="Arial Unicode MS" w:asciiTheme="minorEastAsia" w:hAnsiTheme="minorEastAsia"/>
          <w:szCs w:val="21"/>
        </w:rPr>
      </w:pPr>
      <w:r>
        <w:rPr>
          <w:rFonts w:hint="eastAsia" w:cs="Arial Unicode MS" w:asciiTheme="minorEastAsia" w:hAnsiTheme="minorEastAsia"/>
          <w:szCs w:val="21"/>
        </w:rPr>
        <w:tab/>
      </w:r>
      <w:r>
        <w:rPr>
          <w:rFonts w:hint="eastAsia" w:cs="Arial Unicode MS" w:asciiTheme="minorEastAsia" w:hAnsiTheme="minorEastAsia"/>
          <w:szCs w:val="21"/>
        </w:rPr>
        <w:drawing>
          <wp:inline distT="0" distB="0" distL="0" distR="0">
            <wp:extent cx="2191385" cy="2207260"/>
            <wp:effectExtent l="19050" t="0" r="0" b="0"/>
            <wp:docPr id="6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pic:cNvPicPr>
                      <a:picLocks noChangeAspect="1" noChangeArrowheads="1"/>
                    </pic:cNvPicPr>
                  </pic:nvPicPr>
                  <pic:blipFill>
                    <a:blip r:embed="rId17"/>
                    <a:srcRect/>
                    <a:stretch>
                      <a:fillRect/>
                    </a:stretch>
                  </pic:blipFill>
                  <pic:spPr>
                    <a:xfrm>
                      <a:off x="0" y="0"/>
                      <a:ext cx="2194560" cy="2210435"/>
                    </a:xfrm>
                    <a:prstGeom prst="rect">
                      <a:avLst/>
                    </a:prstGeom>
                    <a:noFill/>
                    <a:ln w="9525">
                      <a:noFill/>
                      <a:miter lim="800000"/>
                      <a:headEnd/>
                      <a:tailEnd/>
                    </a:ln>
                  </pic:spPr>
                </pic:pic>
              </a:graphicData>
            </a:graphic>
          </wp:inline>
        </w:drawing>
      </w:r>
      <w:r>
        <w:rPr>
          <w:rFonts w:hint="eastAsia" w:cs="Arial Unicode MS" w:asciiTheme="minorEastAsia" w:hAnsiTheme="minorEastAsia"/>
          <w:szCs w:val="21"/>
        </w:rPr>
        <w:t xml:space="preserve">  </w:t>
      </w:r>
      <w:r>
        <w:rPr>
          <w:rFonts w:hint="eastAsia" w:cs="Arial Unicode MS" w:asciiTheme="minorEastAsia" w:hAnsiTheme="minorEastAsia"/>
          <w:szCs w:val="21"/>
        </w:rPr>
        <w:drawing>
          <wp:inline distT="0" distB="0" distL="0" distR="0">
            <wp:extent cx="2167255" cy="2105025"/>
            <wp:effectExtent l="19050" t="0" r="4141" b="0"/>
            <wp:docPr id="6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9"/>
                    <pic:cNvPicPr>
                      <a:picLocks noChangeAspect="1" noChangeArrowheads="1"/>
                    </pic:cNvPicPr>
                  </pic:nvPicPr>
                  <pic:blipFill>
                    <a:blip r:embed="rId18"/>
                    <a:srcRect/>
                    <a:stretch>
                      <a:fillRect/>
                    </a:stretch>
                  </pic:blipFill>
                  <pic:spPr>
                    <a:xfrm>
                      <a:off x="0" y="0"/>
                      <a:ext cx="2171081" cy="2108711"/>
                    </a:xfrm>
                    <a:prstGeom prst="rect">
                      <a:avLst/>
                    </a:prstGeom>
                    <a:noFill/>
                    <a:ln w="9525">
                      <a:noFill/>
                      <a:miter lim="800000"/>
                      <a:headEnd/>
                      <a:tailEnd/>
                    </a:ln>
                  </pic:spPr>
                </pic:pic>
              </a:graphicData>
            </a:graphic>
          </wp:inline>
        </w:drawing>
      </w:r>
    </w:p>
    <w:p>
      <w:pPr>
        <w:rPr>
          <w:rFonts w:cs="Arial Unicode MS" w:asciiTheme="minorEastAsia" w:hAnsiTheme="minorEastAsia"/>
          <w:szCs w:val="21"/>
        </w:rPr>
      </w:pPr>
      <w:r>
        <w:rPr>
          <w:rFonts w:hint="eastAsia" w:cs="Arial Unicode MS" w:asciiTheme="minorEastAsia" w:hAnsiTheme="minorEastAsia"/>
          <w:szCs w:val="21"/>
        </w:rPr>
        <w:t xml:space="preserve">                forword                                back</w:t>
      </w:r>
    </w:p>
    <w:p>
      <w:pPr>
        <w:rPr>
          <w:rFonts w:cs="Arial Unicode MS" w:asciiTheme="minorEastAsia" w:hAnsiTheme="minorEastAsia"/>
          <w:szCs w:val="21"/>
        </w:rPr>
      </w:pPr>
      <w:r>
        <w:rPr>
          <w:rFonts w:hint="eastAsia" w:cs="Arial Unicode MS" w:asciiTheme="minorEastAsia" w:hAnsiTheme="minorEastAsia"/>
          <w:szCs w:val="21"/>
        </w:rPr>
        <w:drawing>
          <wp:inline distT="0" distB="0" distL="0" distR="0">
            <wp:extent cx="2311400" cy="2265680"/>
            <wp:effectExtent l="19050" t="0" r="0" b="0"/>
            <wp:docPr id="6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2"/>
                    <pic:cNvPicPr>
                      <a:picLocks noChangeAspect="1" noChangeArrowheads="1"/>
                    </pic:cNvPicPr>
                  </pic:nvPicPr>
                  <pic:blipFill>
                    <a:blip r:embed="rId19"/>
                    <a:srcRect/>
                    <a:stretch>
                      <a:fillRect/>
                    </a:stretch>
                  </pic:blipFill>
                  <pic:spPr>
                    <a:xfrm>
                      <a:off x="0" y="0"/>
                      <a:ext cx="2314793" cy="2269034"/>
                    </a:xfrm>
                    <a:prstGeom prst="rect">
                      <a:avLst/>
                    </a:prstGeom>
                    <a:noFill/>
                    <a:ln w="9525">
                      <a:noFill/>
                      <a:miter lim="800000"/>
                      <a:headEnd/>
                      <a:tailEnd/>
                    </a:ln>
                  </pic:spPr>
                </pic:pic>
              </a:graphicData>
            </a:graphic>
          </wp:inline>
        </w:drawing>
      </w:r>
      <w:r>
        <w:rPr>
          <w:rFonts w:hint="eastAsia" w:cs="Arial Unicode MS" w:asciiTheme="minorEastAsia" w:hAnsiTheme="minorEastAsia"/>
          <w:szCs w:val="21"/>
        </w:rPr>
        <w:t xml:space="preserve">    </w:t>
      </w:r>
      <w:r>
        <w:rPr>
          <w:rFonts w:hint="eastAsia" w:cs="Arial Unicode MS" w:asciiTheme="minorEastAsia" w:hAnsiTheme="minorEastAsia"/>
          <w:szCs w:val="21"/>
        </w:rPr>
        <w:drawing>
          <wp:inline distT="0" distB="0" distL="0" distR="0">
            <wp:extent cx="2230755" cy="2154555"/>
            <wp:effectExtent l="19050" t="0" r="0" b="0"/>
            <wp:docPr id="6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5"/>
                    <pic:cNvPicPr>
                      <a:picLocks noChangeAspect="1" noChangeArrowheads="1"/>
                    </pic:cNvPicPr>
                  </pic:nvPicPr>
                  <pic:blipFill>
                    <a:blip r:embed="rId20"/>
                    <a:srcRect/>
                    <a:stretch>
                      <a:fillRect/>
                    </a:stretch>
                  </pic:blipFill>
                  <pic:spPr>
                    <a:xfrm>
                      <a:off x="0" y="0"/>
                      <a:ext cx="2231086" cy="2154804"/>
                    </a:xfrm>
                    <a:prstGeom prst="rect">
                      <a:avLst/>
                    </a:prstGeom>
                    <a:noFill/>
                    <a:ln w="9525">
                      <a:noFill/>
                      <a:miter lim="800000"/>
                      <a:headEnd/>
                      <a:tailEnd/>
                    </a:ln>
                  </pic:spPr>
                </pic:pic>
              </a:graphicData>
            </a:graphic>
          </wp:inline>
        </w:drawing>
      </w:r>
    </w:p>
    <w:p>
      <w:pPr>
        <w:rPr>
          <w:rFonts w:cs="Arial Unicode MS" w:asciiTheme="minorEastAsia" w:hAnsiTheme="minorEastAsia"/>
          <w:szCs w:val="21"/>
        </w:rPr>
      </w:pPr>
      <w:r>
        <w:rPr>
          <w:rFonts w:hint="eastAsia" w:cs="Arial Unicode MS" w:asciiTheme="minorEastAsia" w:hAnsiTheme="minorEastAsia"/>
          <w:szCs w:val="21"/>
        </w:rPr>
        <w:tab/>
      </w:r>
      <w:r>
        <w:rPr>
          <w:rFonts w:hint="eastAsia" w:cs="Arial Unicode MS" w:asciiTheme="minorEastAsia" w:hAnsiTheme="minorEastAsia"/>
          <w:szCs w:val="21"/>
        </w:rPr>
        <w:tab/>
      </w:r>
      <w:r>
        <w:rPr>
          <w:rFonts w:hint="eastAsia" w:cs="Arial Unicode MS" w:asciiTheme="minorEastAsia" w:hAnsiTheme="minorEastAsia"/>
          <w:szCs w:val="21"/>
        </w:rPr>
        <w:tab/>
      </w:r>
      <w:r>
        <w:rPr>
          <w:rFonts w:hint="eastAsia" w:cs="Arial Unicode MS" w:asciiTheme="minorEastAsia" w:hAnsiTheme="minorEastAsia"/>
          <w:szCs w:val="21"/>
        </w:rPr>
        <w:tab/>
      </w:r>
      <w:r>
        <w:rPr>
          <w:rFonts w:hint="eastAsia" w:cs="Arial Unicode MS" w:asciiTheme="minorEastAsia" w:hAnsiTheme="minorEastAsia"/>
          <w:szCs w:val="21"/>
        </w:rPr>
        <w:t xml:space="preserve">left          </w:t>
      </w:r>
      <w:r>
        <w:rPr>
          <w:rFonts w:hint="eastAsia" w:cs="Arial Unicode MS" w:asciiTheme="minorEastAsia" w:hAnsiTheme="minorEastAsia"/>
          <w:szCs w:val="21"/>
        </w:rPr>
        <w:tab/>
      </w:r>
      <w:r>
        <w:rPr>
          <w:rFonts w:hint="eastAsia" w:cs="Arial Unicode MS" w:asciiTheme="minorEastAsia" w:hAnsiTheme="minorEastAsia"/>
          <w:szCs w:val="21"/>
        </w:rPr>
        <w:tab/>
      </w:r>
      <w:r>
        <w:rPr>
          <w:rFonts w:hint="eastAsia" w:cs="Arial Unicode MS" w:asciiTheme="minorEastAsia" w:hAnsiTheme="minorEastAsia"/>
          <w:szCs w:val="21"/>
        </w:rPr>
        <w:tab/>
      </w:r>
      <w:r>
        <w:rPr>
          <w:rFonts w:hint="eastAsia" w:cs="Arial Unicode MS" w:asciiTheme="minorEastAsia" w:hAnsiTheme="minorEastAsia"/>
          <w:szCs w:val="21"/>
        </w:rPr>
        <w:tab/>
      </w:r>
      <w:r>
        <w:rPr>
          <w:rFonts w:hint="eastAsia" w:cs="Arial Unicode MS" w:asciiTheme="minorEastAsia" w:hAnsiTheme="minorEastAsia"/>
          <w:szCs w:val="21"/>
        </w:rPr>
        <w:t xml:space="preserve">         right</w:t>
      </w:r>
    </w:p>
    <w:p>
      <w:pPr>
        <w:jc w:val="center"/>
        <w:rPr>
          <w:rFonts w:asciiTheme="minorEastAsia" w:hAnsiTheme="minorEastAsia"/>
          <w:szCs w:val="21"/>
        </w:rPr>
      </w:pPr>
      <w:r>
        <w:rPr>
          <w:rFonts w:hint="eastAsia" w:asciiTheme="minorEastAsia" w:hAnsiTheme="minorEastAsia"/>
          <w:szCs w:val="21"/>
        </w:rPr>
        <w:drawing>
          <wp:inline distT="0" distB="0" distL="0" distR="0">
            <wp:extent cx="2345690" cy="2273935"/>
            <wp:effectExtent l="19050" t="0" r="0" b="0"/>
            <wp:docPr id="6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8"/>
                    <pic:cNvPicPr>
                      <a:picLocks noChangeAspect="1" noChangeArrowheads="1"/>
                    </pic:cNvPicPr>
                  </pic:nvPicPr>
                  <pic:blipFill>
                    <a:blip r:embed="rId21"/>
                    <a:srcRect/>
                    <a:stretch>
                      <a:fillRect/>
                    </a:stretch>
                  </pic:blipFill>
                  <pic:spPr>
                    <a:xfrm>
                      <a:off x="0" y="0"/>
                      <a:ext cx="2345690" cy="2273935"/>
                    </a:xfrm>
                    <a:prstGeom prst="rect">
                      <a:avLst/>
                    </a:prstGeom>
                    <a:noFill/>
                    <a:ln w="9525">
                      <a:noFill/>
                      <a:miter lim="800000"/>
                      <a:headEnd/>
                      <a:tailEnd/>
                    </a:ln>
                  </pic:spPr>
                </pic:pic>
              </a:graphicData>
            </a:graphic>
          </wp:inline>
        </w:drawing>
      </w:r>
    </w:p>
    <w:p>
      <w:pPr>
        <w:jc w:val="center"/>
        <w:rPr>
          <w:rFonts w:asciiTheme="minorEastAsia" w:hAnsiTheme="minorEastAsia"/>
          <w:szCs w:val="21"/>
        </w:rPr>
      </w:pPr>
      <w:r>
        <w:rPr>
          <w:rFonts w:hint="eastAsia" w:asciiTheme="minorEastAsia" w:hAnsiTheme="minorEastAsia"/>
          <w:szCs w:val="21"/>
        </w:rPr>
        <w:t>stop</w:t>
      </w:r>
    </w:p>
    <w:p>
      <w:pPr>
        <w:rPr>
          <w:rFonts w:asciiTheme="minorEastAsia" w:hAnsiTheme="minorEastAsia"/>
          <w:szCs w:val="21"/>
        </w:rPr>
      </w:pPr>
      <w:r>
        <w:rPr>
          <w:rFonts w:hint="eastAsia" w:asciiTheme="minorEastAsia" w:hAnsiTheme="minorEastAsia"/>
          <w:szCs w:val="21"/>
        </w:rPr>
        <w:t>通过以上5个二维码的识别控制机器人运动。</w:t>
      </w:r>
    </w:p>
    <w:p>
      <w:pPr>
        <w:rPr>
          <w:rFonts w:asciiTheme="minorEastAsia" w:hAnsiTheme="minorEastAsia"/>
          <w:szCs w:val="21"/>
        </w:rPr>
      </w:pPr>
      <w:r>
        <w:rPr>
          <w:rFonts w:hint="eastAsia" w:asciiTheme="minorEastAsia" w:hAnsiTheme="minorEastAsia"/>
          <w:szCs w:val="21"/>
        </w:rPr>
        <w:t>下面我们看下具体代码怎么实现以上功能：</w:t>
      </w:r>
    </w:p>
    <w:p>
      <w:pPr>
        <w:rPr>
          <w:rFonts w:asciiTheme="minorEastAsia" w:hAnsiTheme="minorEastAsia"/>
          <w:szCs w:val="21"/>
        </w:rPr>
      </w:pPr>
    </w:p>
    <w:p>
      <w:pPr>
        <w:rPr>
          <w:i/>
          <w:u w:val="single"/>
        </w:rPr>
      </w:pPr>
      <w:r>
        <w:rPr>
          <w:rFonts w:hint="eastAsia"/>
          <w:i/>
        </w:rPr>
        <w:t>代码路径：</w:t>
      </w:r>
      <w:r>
        <w:rPr>
          <w:rFonts w:hint="eastAsia"/>
          <w:i/>
          <w:u w:val="single"/>
        </w:rPr>
        <w:t xml:space="preserve"> /home/pi/Yahboom_Project/3.AI视觉课程/</w:t>
      </w:r>
      <w:r>
        <w:rPr>
          <w:rFonts w:hint="eastAsia"/>
        </w:rPr>
        <w:t xml:space="preserve"> </w:t>
      </w:r>
      <w:r>
        <w:rPr>
          <w:rFonts w:hint="eastAsia"/>
          <w:i/>
          <w:u w:val="single"/>
        </w:rPr>
        <w:t>06.树莓派二维码识别运动.ipynb</w:t>
      </w:r>
    </w:p>
    <w:p>
      <w:pPr>
        <w:rPr>
          <w:rFonts w:asciiTheme="minorEastAsia" w:hAnsiTheme="minorEastAsia"/>
          <w:szCs w:val="21"/>
        </w:rPr>
      </w:pP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76" w:lineRule="auto"/>
              <w:rPr>
                <w:rFonts w:asciiTheme="minorEastAsia" w:hAnsiTheme="minorEastAsia"/>
                <w:szCs w:val="21"/>
              </w:rPr>
            </w:pPr>
            <w:r>
              <w:rPr>
                <w:rFonts w:hint="eastAsia" w:asciiTheme="minorEastAsia" w:hAnsiTheme="minorEastAsia"/>
                <w:szCs w:val="21"/>
              </w:rPr>
              <w:t>#bgr8转jpeg格式</w:t>
            </w:r>
          </w:p>
          <w:p>
            <w:pPr>
              <w:spacing w:before="0" w:after="0" w:line="276" w:lineRule="auto"/>
              <w:rPr>
                <w:rFonts w:asciiTheme="minorEastAsia" w:hAnsiTheme="minorEastAsia"/>
                <w:szCs w:val="21"/>
              </w:rPr>
            </w:pPr>
            <w:r>
              <w:rPr>
                <w:rFonts w:asciiTheme="minorEastAsia" w:hAnsiTheme="minorEastAsia"/>
                <w:szCs w:val="21"/>
              </w:rPr>
              <w:t>import enum</w:t>
            </w:r>
          </w:p>
          <w:p>
            <w:pPr>
              <w:spacing w:before="0" w:after="0" w:line="276" w:lineRule="auto"/>
              <w:rPr>
                <w:rFonts w:asciiTheme="minorEastAsia" w:hAnsiTheme="minorEastAsia"/>
                <w:szCs w:val="21"/>
              </w:rPr>
            </w:pPr>
            <w:r>
              <w:rPr>
                <w:rFonts w:asciiTheme="minorEastAsia" w:hAnsiTheme="minorEastAsia"/>
                <w:szCs w:val="21"/>
              </w:rPr>
              <w:t>import cv2</w:t>
            </w:r>
          </w:p>
          <w:p>
            <w:pPr>
              <w:spacing w:before="0" w:after="0" w:line="276" w:lineRule="auto"/>
              <w:rPr>
                <w:rFonts w:asciiTheme="minorEastAsia" w:hAnsiTheme="minorEastAsia"/>
                <w:szCs w:val="21"/>
              </w:rPr>
            </w:pPr>
          </w:p>
          <w:p>
            <w:pPr>
              <w:spacing w:before="0" w:after="0" w:line="276" w:lineRule="auto"/>
              <w:rPr>
                <w:rFonts w:asciiTheme="minorEastAsia" w:hAnsiTheme="minorEastAsia"/>
                <w:szCs w:val="21"/>
              </w:rPr>
            </w:pPr>
            <w:r>
              <w:rPr>
                <w:rFonts w:asciiTheme="minorEastAsia" w:hAnsiTheme="minorEastAsia"/>
                <w:szCs w:val="21"/>
              </w:rPr>
              <w:t>def bgr8_to_jpeg(value, quality=75):</w:t>
            </w:r>
          </w:p>
          <w:p>
            <w:pPr>
              <w:spacing w:before="0" w:after="0" w:line="276" w:lineRule="auto"/>
              <w:rPr>
                <w:rFonts w:asciiTheme="minorEastAsia" w:hAnsiTheme="minorEastAsia"/>
                <w:szCs w:val="21"/>
              </w:rPr>
            </w:pPr>
            <w:r>
              <w:rPr>
                <w:rFonts w:asciiTheme="minorEastAsia" w:hAnsiTheme="minorEastAsia"/>
                <w:szCs w:val="21"/>
              </w:rPr>
              <w:t xml:space="preserve">    return bytes(cv2.imencode('.jpg', value)[1])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76" w:lineRule="auto"/>
              <w:rPr>
                <w:rFonts w:hint="eastAsia" w:asciiTheme="minorEastAsia" w:hAnsiTheme="minorEastAsia"/>
                <w:szCs w:val="21"/>
              </w:rPr>
            </w:pPr>
            <w:r>
              <w:rPr>
                <w:rFonts w:hint="eastAsia" w:asciiTheme="minorEastAsia" w:hAnsiTheme="minorEastAsia"/>
                <w:szCs w:val="21"/>
              </w:rPr>
              <w:t># import the necessary packages</w:t>
            </w:r>
          </w:p>
          <w:p>
            <w:pPr>
              <w:spacing w:before="0" w:after="0" w:line="276" w:lineRule="auto"/>
              <w:rPr>
                <w:rFonts w:hint="eastAsia" w:asciiTheme="minorEastAsia" w:hAnsiTheme="minorEastAsia"/>
                <w:szCs w:val="21"/>
              </w:rPr>
            </w:pPr>
            <w:r>
              <w:rPr>
                <w:rFonts w:hint="eastAsia" w:asciiTheme="minorEastAsia" w:hAnsiTheme="minorEastAsia"/>
                <w:szCs w:val="21"/>
              </w:rPr>
              <w:t>#import simple_barcode_detection</w:t>
            </w:r>
          </w:p>
          <w:p>
            <w:pPr>
              <w:spacing w:before="0" w:after="0" w:line="276" w:lineRule="auto"/>
              <w:rPr>
                <w:rFonts w:hint="eastAsia" w:asciiTheme="minorEastAsia" w:hAnsiTheme="minorEastAsia"/>
                <w:szCs w:val="21"/>
              </w:rPr>
            </w:pPr>
            <w:r>
              <w:rPr>
                <w:rFonts w:hint="eastAsia" w:asciiTheme="minorEastAsia" w:hAnsiTheme="minorEastAsia"/>
                <w:szCs w:val="21"/>
              </w:rPr>
              <w:t>import cv2</w:t>
            </w:r>
          </w:p>
          <w:p>
            <w:pPr>
              <w:spacing w:before="0" w:after="0" w:line="276" w:lineRule="auto"/>
              <w:rPr>
                <w:rFonts w:hint="eastAsia" w:asciiTheme="minorEastAsia" w:hAnsiTheme="minorEastAsia"/>
                <w:szCs w:val="21"/>
              </w:rPr>
            </w:pPr>
            <w:r>
              <w:rPr>
                <w:rFonts w:hint="eastAsia" w:asciiTheme="minorEastAsia" w:hAnsiTheme="minorEastAsia"/>
                <w:szCs w:val="21"/>
              </w:rPr>
              <w:t>import numpy as np</w:t>
            </w:r>
          </w:p>
          <w:p>
            <w:pPr>
              <w:spacing w:before="0" w:after="0" w:line="276" w:lineRule="auto"/>
              <w:rPr>
                <w:rFonts w:hint="eastAsia" w:asciiTheme="minorEastAsia" w:hAnsiTheme="minorEastAsia"/>
                <w:szCs w:val="21"/>
              </w:rPr>
            </w:pPr>
            <w:r>
              <w:rPr>
                <w:rFonts w:hint="eastAsia" w:asciiTheme="minorEastAsia" w:hAnsiTheme="minorEastAsia"/>
                <w:szCs w:val="21"/>
              </w:rPr>
              <w:t>import pyzbar.pyzbar as pyzbar</w:t>
            </w:r>
          </w:p>
          <w:p>
            <w:pPr>
              <w:spacing w:before="0" w:after="0" w:line="276" w:lineRule="auto"/>
              <w:rPr>
                <w:rFonts w:hint="eastAsia" w:asciiTheme="minorEastAsia" w:hAnsiTheme="minorEastAsia"/>
                <w:szCs w:val="21"/>
              </w:rPr>
            </w:pPr>
            <w:r>
              <w:rPr>
                <w:rFonts w:hint="eastAsia" w:asciiTheme="minorEastAsia" w:hAnsiTheme="minorEastAsia"/>
                <w:szCs w:val="21"/>
              </w:rPr>
              <w:t>from PIL import Image</w:t>
            </w:r>
          </w:p>
          <w:p>
            <w:pPr>
              <w:spacing w:before="0" w:after="0" w:line="276" w:lineRule="auto"/>
              <w:rPr>
                <w:rFonts w:hint="eastAsia" w:asciiTheme="minorEastAsia" w:hAnsiTheme="minorEastAsia"/>
                <w:szCs w:val="21"/>
              </w:rPr>
            </w:pPr>
            <w:r>
              <w:rPr>
                <w:rFonts w:hint="eastAsia" w:asciiTheme="minorEastAsia" w:hAnsiTheme="minorEastAsia"/>
                <w:szCs w:val="21"/>
              </w:rPr>
              <w:t>import ipywidgets.widgets as widgets</w:t>
            </w:r>
          </w:p>
          <w:p>
            <w:pPr>
              <w:spacing w:before="0" w:after="0" w:line="276" w:lineRule="auto"/>
              <w:rPr>
                <w:rFonts w:hint="eastAsia" w:asciiTheme="minorEastAsia" w:hAnsiTheme="minorEastAsia"/>
                <w:szCs w:val="21"/>
              </w:rPr>
            </w:pPr>
          </w:p>
          <w:p>
            <w:pPr>
              <w:spacing w:before="0" w:after="0" w:line="276" w:lineRule="auto"/>
              <w:rPr>
                <w:rFonts w:hint="eastAsia" w:asciiTheme="minorEastAsia" w:hAnsiTheme="minorEastAsia"/>
                <w:szCs w:val="21"/>
              </w:rPr>
            </w:pPr>
            <w:r>
              <w:rPr>
                <w:rFonts w:hint="eastAsia" w:asciiTheme="minorEastAsia" w:hAnsiTheme="minorEastAsia"/>
                <w:szCs w:val="21"/>
              </w:rPr>
              <w:t>#-*- coding:UTF-8 -*-</w:t>
            </w:r>
          </w:p>
          <w:p>
            <w:pPr>
              <w:spacing w:before="0" w:after="0" w:line="276" w:lineRule="auto"/>
              <w:rPr>
                <w:rFonts w:hint="eastAsia" w:asciiTheme="minorEastAsia" w:hAnsiTheme="minorEastAsia"/>
                <w:szCs w:val="21"/>
              </w:rPr>
            </w:pPr>
            <w:r>
              <w:rPr>
                <w:rFonts w:hint="eastAsia" w:asciiTheme="minorEastAsia" w:hAnsiTheme="minorEastAsia"/>
                <w:szCs w:val="21"/>
              </w:rPr>
              <w:t>import RPi.GPIO as GPIO</w:t>
            </w:r>
          </w:p>
          <w:p>
            <w:pPr>
              <w:spacing w:before="0" w:after="0" w:line="276" w:lineRule="auto"/>
              <w:rPr>
                <w:rFonts w:hint="eastAsia" w:asciiTheme="minorEastAsia" w:hAnsiTheme="minorEastAsia"/>
                <w:szCs w:val="21"/>
              </w:rPr>
            </w:pPr>
            <w:r>
              <w:rPr>
                <w:rFonts w:hint="eastAsia" w:asciiTheme="minorEastAsia" w:hAnsiTheme="minorEastAsia"/>
                <w:szCs w:val="21"/>
              </w:rPr>
              <w:t>import time</w:t>
            </w:r>
          </w:p>
          <w:p>
            <w:pPr>
              <w:spacing w:before="0" w:after="0" w:line="276" w:lineRule="auto"/>
              <w:rPr>
                <w:rFonts w:hint="eastAsia" w:asciiTheme="minorEastAsia" w:hAnsiTheme="minorEastAsia"/>
                <w:szCs w:val="21"/>
              </w:rPr>
            </w:pPr>
          </w:p>
          <w:p>
            <w:pPr>
              <w:spacing w:before="0" w:after="0" w:line="276" w:lineRule="auto"/>
              <w:rPr>
                <w:rFonts w:hint="eastAsia" w:asciiTheme="minorEastAsia" w:hAnsiTheme="minorEastAsia"/>
                <w:szCs w:val="21"/>
              </w:rPr>
            </w:pPr>
            <w:r>
              <w:rPr>
                <w:rFonts w:hint="eastAsia" w:asciiTheme="minorEastAsia" w:hAnsiTheme="minorEastAsia"/>
                <w:szCs w:val="21"/>
              </w:rPr>
              <w:t>#设置GPIO口为BCM编码方式</w:t>
            </w:r>
          </w:p>
          <w:p>
            <w:pPr>
              <w:spacing w:before="0" w:after="0" w:line="276" w:lineRule="auto"/>
              <w:rPr>
                <w:rFonts w:hint="eastAsia" w:asciiTheme="minorEastAsia" w:hAnsiTheme="minorEastAsia"/>
                <w:szCs w:val="21"/>
              </w:rPr>
            </w:pPr>
            <w:r>
              <w:rPr>
                <w:rFonts w:hint="eastAsia" w:asciiTheme="minorEastAsia" w:hAnsiTheme="minorEastAsia"/>
                <w:szCs w:val="21"/>
              </w:rPr>
              <w:t>GPIO.setmode(GPIO.BCM)</w:t>
            </w:r>
          </w:p>
          <w:p>
            <w:pPr>
              <w:spacing w:before="0" w:after="0" w:line="276" w:lineRule="auto"/>
              <w:rPr>
                <w:rFonts w:hint="eastAsia" w:asciiTheme="minorEastAsia" w:hAnsiTheme="minorEastAsia"/>
                <w:szCs w:val="21"/>
              </w:rPr>
            </w:pPr>
          </w:p>
          <w:p>
            <w:pPr>
              <w:spacing w:before="0" w:after="0" w:line="276" w:lineRule="auto"/>
              <w:rPr>
                <w:rFonts w:hint="eastAsia" w:asciiTheme="minorEastAsia" w:hAnsiTheme="minorEastAsia"/>
                <w:szCs w:val="21"/>
              </w:rPr>
            </w:pPr>
            <w:r>
              <w:rPr>
                <w:rFonts w:hint="eastAsia" w:asciiTheme="minorEastAsia" w:hAnsiTheme="minorEastAsia"/>
                <w:szCs w:val="21"/>
              </w:rPr>
              <w:t>#忽略警告信息</w:t>
            </w:r>
          </w:p>
          <w:p>
            <w:pPr>
              <w:spacing w:before="0" w:after="0" w:line="276" w:lineRule="auto"/>
              <w:rPr>
                <w:rFonts w:hint="eastAsia" w:asciiTheme="minorEastAsia" w:hAnsiTheme="minorEastAsia"/>
                <w:szCs w:val="21"/>
              </w:rPr>
            </w:pPr>
            <w:r>
              <w:rPr>
                <w:rFonts w:hint="eastAsia" w:asciiTheme="minorEastAsia" w:hAnsiTheme="minorEastAsia"/>
                <w:szCs w:val="21"/>
              </w:rPr>
              <w:t>GPIO.setwarnings(False)</w:t>
            </w:r>
          </w:p>
          <w:p>
            <w:pPr>
              <w:spacing w:before="0" w:after="0" w:line="276" w:lineRule="auto"/>
              <w:rPr>
                <w:rFonts w:hint="eastAsia" w:asciiTheme="minorEastAsia" w:hAnsiTheme="minorEastAsia"/>
                <w:szCs w:val="21"/>
              </w:rPr>
            </w:pPr>
          </w:p>
          <w:p>
            <w:pPr>
              <w:spacing w:before="0" w:after="0" w:line="276" w:lineRule="auto"/>
              <w:rPr>
                <w:rFonts w:hint="eastAsia" w:asciiTheme="minorEastAsia" w:hAnsiTheme="minorEastAsia"/>
                <w:szCs w:val="21"/>
              </w:rPr>
            </w:pPr>
            <w:r>
              <w:rPr>
                <w:rFonts w:hint="eastAsia" w:asciiTheme="minorEastAsia" w:hAnsiTheme="minorEastAsia"/>
                <w:szCs w:val="21"/>
              </w:rPr>
              <w:t>#小车电机引脚定义</w:t>
            </w:r>
          </w:p>
          <w:p>
            <w:pPr>
              <w:spacing w:before="0" w:after="0" w:line="276" w:lineRule="auto"/>
              <w:rPr>
                <w:rFonts w:hint="eastAsia" w:asciiTheme="minorEastAsia" w:hAnsiTheme="minorEastAsia"/>
                <w:szCs w:val="21"/>
              </w:rPr>
            </w:pPr>
            <w:r>
              <w:rPr>
                <w:rFonts w:hint="eastAsia" w:asciiTheme="minorEastAsia" w:hAnsiTheme="minorEastAsia"/>
                <w:szCs w:val="21"/>
              </w:rPr>
              <w:t>IN1 = 20</w:t>
            </w:r>
          </w:p>
          <w:p>
            <w:pPr>
              <w:spacing w:before="0" w:after="0" w:line="276" w:lineRule="auto"/>
              <w:rPr>
                <w:rFonts w:hint="eastAsia" w:asciiTheme="minorEastAsia" w:hAnsiTheme="minorEastAsia"/>
                <w:szCs w:val="21"/>
              </w:rPr>
            </w:pPr>
            <w:r>
              <w:rPr>
                <w:rFonts w:hint="eastAsia" w:asciiTheme="minorEastAsia" w:hAnsiTheme="minorEastAsia"/>
                <w:szCs w:val="21"/>
              </w:rPr>
              <w:t>IN2 = 21</w:t>
            </w:r>
          </w:p>
          <w:p>
            <w:pPr>
              <w:spacing w:before="0" w:after="0" w:line="276" w:lineRule="auto"/>
              <w:rPr>
                <w:rFonts w:hint="eastAsia" w:asciiTheme="minorEastAsia" w:hAnsiTheme="minorEastAsia"/>
                <w:szCs w:val="21"/>
              </w:rPr>
            </w:pPr>
            <w:r>
              <w:rPr>
                <w:rFonts w:hint="eastAsia" w:asciiTheme="minorEastAsia" w:hAnsiTheme="minorEastAsia"/>
                <w:szCs w:val="21"/>
              </w:rPr>
              <w:t>IN3 = 19</w:t>
            </w:r>
          </w:p>
          <w:p>
            <w:pPr>
              <w:spacing w:before="0" w:after="0" w:line="276" w:lineRule="auto"/>
              <w:rPr>
                <w:rFonts w:hint="eastAsia" w:asciiTheme="minorEastAsia" w:hAnsiTheme="minorEastAsia"/>
                <w:szCs w:val="21"/>
              </w:rPr>
            </w:pPr>
            <w:r>
              <w:rPr>
                <w:rFonts w:hint="eastAsia" w:asciiTheme="minorEastAsia" w:hAnsiTheme="minorEastAsia"/>
                <w:szCs w:val="21"/>
              </w:rPr>
              <w:t>IN4 = 26</w:t>
            </w:r>
          </w:p>
          <w:p>
            <w:pPr>
              <w:spacing w:before="0" w:after="0" w:line="276" w:lineRule="auto"/>
              <w:rPr>
                <w:rFonts w:hint="eastAsia" w:asciiTheme="minorEastAsia" w:hAnsiTheme="minorEastAsia"/>
                <w:szCs w:val="21"/>
              </w:rPr>
            </w:pPr>
            <w:r>
              <w:rPr>
                <w:rFonts w:hint="eastAsia" w:asciiTheme="minorEastAsia" w:hAnsiTheme="minorEastAsia"/>
                <w:szCs w:val="21"/>
              </w:rPr>
              <w:t>ENA = 16</w:t>
            </w:r>
          </w:p>
          <w:p>
            <w:pPr>
              <w:spacing w:before="0" w:after="0" w:line="276" w:lineRule="auto"/>
              <w:rPr>
                <w:rFonts w:hint="eastAsia" w:asciiTheme="minorEastAsia" w:hAnsiTheme="minorEastAsia"/>
                <w:szCs w:val="21"/>
              </w:rPr>
            </w:pPr>
            <w:r>
              <w:rPr>
                <w:rFonts w:hint="eastAsia" w:asciiTheme="minorEastAsia" w:hAnsiTheme="minorEastAsia"/>
                <w:szCs w:val="21"/>
              </w:rPr>
              <w:t>ENB = 13</w:t>
            </w:r>
          </w:p>
          <w:p>
            <w:pPr>
              <w:spacing w:before="0" w:after="0" w:line="276" w:lineRule="auto"/>
              <w:rPr>
                <w:rFonts w:hint="eastAsia" w:asciiTheme="minorEastAsia" w:hAnsiTheme="minorEastAsia"/>
                <w:szCs w:val="21"/>
              </w:rPr>
            </w:pPr>
          </w:p>
          <w:p>
            <w:pPr>
              <w:spacing w:before="0" w:after="0" w:line="276" w:lineRule="auto"/>
              <w:rPr>
                <w:rFonts w:hint="eastAsia" w:asciiTheme="minorEastAsia" w:hAnsiTheme="minorEastAsia"/>
                <w:szCs w:val="21"/>
              </w:rPr>
            </w:pPr>
            <w:r>
              <w:rPr>
                <w:rFonts w:hint="eastAsia" w:asciiTheme="minorEastAsia" w:hAnsiTheme="minorEastAsia"/>
                <w:szCs w:val="21"/>
              </w:rPr>
              <w:t>image_widget = widgets.Image(format='jpeg', width=320, height=240)</w:t>
            </w:r>
          </w:p>
          <w:p>
            <w:pPr>
              <w:spacing w:before="0" w:after="0" w:line="276" w:lineRule="auto"/>
              <w:rPr>
                <w:rFonts w:asciiTheme="minorEastAsia" w:hAnsiTheme="minorEastAsia"/>
                <w:szCs w:val="21"/>
              </w:rPr>
            </w:pPr>
            <w:r>
              <w:rPr>
                <w:rFonts w:hint="eastAsia" w:asciiTheme="minorEastAsia" w:hAnsiTheme="minorEastAsia"/>
                <w:szCs w:val="21"/>
              </w:rPr>
              <w:t>display(image_widget)                                      #显示摄像头组件</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76" w:lineRule="auto"/>
              <w:rPr>
                <w:rFonts w:hint="eastAsia" w:asciiTheme="minorEastAsia" w:hAnsiTheme="minorEastAsia"/>
                <w:szCs w:val="21"/>
              </w:rPr>
            </w:pPr>
            <w:r>
              <w:rPr>
                <w:rFonts w:hint="eastAsia" w:asciiTheme="minorEastAsia" w:hAnsiTheme="minorEastAsia"/>
                <w:szCs w:val="21"/>
              </w:rPr>
              <w:t># 定义小车运行方向，时间和电机引脚的初始化</w:t>
            </w:r>
          </w:p>
          <w:p>
            <w:pPr>
              <w:spacing w:before="0" w:after="0" w:line="276" w:lineRule="auto"/>
              <w:rPr>
                <w:rFonts w:hint="eastAsia" w:asciiTheme="minorEastAsia" w:hAnsiTheme="minorEastAsia"/>
                <w:szCs w:val="21"/>
              </w:rPr>
            </w:pPr>
            <w:r>
              <w:rPr>
                <w:rFonts w:hint="eastAsia" w:asciiTheme="minorEastAsia" w:hAnsiTheme="minorEastAsia"/>
                <w:szCs w:val="21"/>
              </w:rPr>
              <w:t>#电机引脚初始化操作</w:t>
            </w:r>
          </w:p>
          <w:p>
            <w:pPr>
              <w:spacing w:before="0" w:after="0" w:line="276" w:lineRule="auto"/>
              <w:rPr>
                <w:rFonts w:hint="eastAsia" w:asciiTheme="minorEastAsia" w:hAnsiTheme="minorEastAsia"/>
                <w:szCs w:val="21"/>
              </w:rPr>
            </w:pPr>
            <w:r>
              <w:rPr>
                <w:rFonts w:hint="eastAsia" w:asciiTheme="minorEastAsia" w:hAnsiTheme="minorEastAsia"/>
                <w:szCs w:val="21"/>
              </w:rPr>
              <w:t>def motor_init():</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global pwm_ENA</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global pwm_ENB</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global delaytime</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GPIO.setup(ENA,GPIO.OUT,initial=GPIO.HIGH)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GPIO.setup(IN1,GPIO.OUT,initial=GPIO.LOW)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GPIO.setup(IN2,GPIO.OUT,initial=GPIO.LOW)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GPIO.setup(ENB,GPIO.OUT,initial=GPIO.HIGH)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GPIO.setup(IN3,GPIO.OUT,initial=GPIO.LOW)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GPIO.setup(IN4,GPIO.OUT,initial=GPIO.LOW)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#设置pwm引脚和频率为2000hz</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pwm_ENA = GPIO.PWM(ENA, 2000)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pwm_ENB = GPIO.PWM(ENB, 2000)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pwm_ENA.start(0)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pwm_ENB.start(0)</w:t>
            </w:r>
          </w:p>
          <w:p>
            <w:pPr>
              <w:spacing w:before="0" w:after="0" w:line="276" w:lineRule="auto"/>
              <w:rPr>
                <w:rFonts w:hint="eastAsia" w:asciiTheme="minorEastAsia" w:hAnsiTheme="minorEastAsia"/>
                <w:szCs w:val="21"/>
              </w:rPr>
            </w:pPr>
            <w:r>
              <w:rPr>
                <w:rFonts w:hint="eastAsia" w:asciiTheme="minorEastAsia" w:hAnsiTheme="minorEastAsia"/>
                <w:szCs w:val="21"/>
              </w:rPr>
              <w:t>#小车前进</w:t>
            </w:r>
            <w:r>
              <w:rPr>
                <w:rFonts w:hint="eastAsia" w:asciiTheme="minorEastAsia" w:hAnsiTheme="minorEastAsia"/>
                <w:szCs w:val="21"/>
              </w:rPr>
              <w:tab/>
            </w:r>
          </w:p>
          <w:p>
            <w:pPr>
              <w:spacing w:before="0" w:after="0" w:line="276" w:lineRule="auto"/>
              <w:rPr>
                <w:rFonts w:hint="eastAsia" w:asciiTheme="minorEastAsia" w:hAnsiTheme="minorEastAsia"/>
                <w:szCs w:val="21"/>
              </w:rPr>
            </w:pPr>
            <w:r>
              <w:rPr>
                <w:rFonts w:hint="eastAsia" w:asciiTheme="minorEastAsia" w:hAnsiTheme="minorEastAsia"/>
                <w:szCs w:val="21"/>
              </w:rPr>
              <w:t>def run(delaytime):</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GPIO.output(IN1, 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GPIO.output(IN2,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GPIO.output(IN3, 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GPIO.output(IN4,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pwm_ENA.ChangeDutyCycle(80)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pwm_ENB.ChangeDutyCycle(80)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time.sleep(delaytime)</w:t>
            </w:r>
          </w:p>
          <w:p>
            <w:pPr>
              <w:spacing w:before="0" w:after="0" w:line="276" w:lineRule="auto"/>
              <w:rPr>
                <w:rFonts w:hint="eastAsia" w:asciiTheme="minorEastAsia" w:hAnsiTheme="minorEastAsia"/>
                <w:szCs w:val="21"/>
              </w:rPr>
            </w:pPr>
            <w:r>
              <w:rPr>
                <w:rFonts w:hint="eastAsia" w:asciiTheme="minorEastAsia" w:hAnsiTheme="minorEastAsia"/>
                <w:szCs w:val="21"/>
              </w:rPr>
              <w:t>#小车后退</w:t>
            </w:r>
          </w:p>
          <w:p>
            <w:pPr>
              <w:spacing w:before="0" w:after="0" w:line="276" w:lineRule="auto"/>
              <w:rPr>
                <w:rFonts w:hint="eastAsia" w:asciiTheme="minorEastAsia" w:hAnsiTheme="minorEastAsia"/>
                <w:szCs w:val="21"/>
              </w:rPr>
            </w:pPr>
            <w:r>
              <w:rPr>
                <w:rFonts w:hint="eastAsia" w:asciiTheme="minorEastAsia" w:hAnsiTheme="minorEastAsia"/>
                <w:szCs w:val="21"/>
              </w:rPr>
              <w:t>def back(delaytime):</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GPIO.output(IN1,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GPIO.output(IN2, 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GPIO.output(IN3,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GPIO.output(IN4, 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pwm_ENA.ChangeDutyCycle(80)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pwm_ENB.ChangeDutyCycle(80)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time.sleep(delaytime)</w:t>
            </w:r>
          </w:p>
          <w:p>
            <w:pPr>
              <w:spacing w:before="0" w:after="0" w:line="276" w:lineRule="auto"/>
              <w:rPr>
                <w:rFonts w:hint="eastAsia" w:asciiTheme="minorEastAsia" w:hAnsiTheme="minorEastAsia"/>
                <w:szCs w:val="21"/>
              </w:rPr>
            </w:pPr>
            <w:r>
              <w:rPr>
                <w:rFonts w:hint="eastAsia" w:asciiTheme="minorEastAsia" w:hAnsiTheme="minorEastAsia"/>
                <w:szCs w:val="21"/>
              </w:rPr>
              <w:t>#小车左转</w:t>
            </w:r>
            <w:r>
              <w:rPr>
                <w:rFonts w:hint="eastAsia" w:asciiTheme="minorEastAsia" w:hAnsiTheme="minorEastAsia"/>
                <w:szCs w:val="21"/>
              </w:rPr>
              <w:tab/>
            </w:r>
          </w:p>
          <w:p>
            <w:pPr>
              <w:spacing w:before="0" w:after="0" w:line="276" w:lineRule="auto"/>
              <w:rPr>
                <w:rFonts w:hint="eastAsia" w:asciiTheme="minorEastAsia" w:hAnsiTheme="minorEastAsia"/>
                <w:szCs w:val="21"/>
              </w:rPr>
            </w:pPr>
            <w:r>
              <w:rPr>
                <w:rFonts w:hint="eastAsia" w:asciiTheme="minorEastAsia" w:hAnsiTheme="minorEastAsia"/>
                <w:szCs w:val="21"/>
              </w:rPr>
              <w:t>def left(delaytime):</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GPIO.output(IN1,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GPIO.output(IN2,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GPIO.output(IN3, 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GPIO.output(IN4,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pwm_ENA.ChangeDutyCycle(80)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pwm_ENB.ChangeDutyCycle(80)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time.sleep(delaytime)</w:t>
            </w:r>
          </w:p>
          <w:p>
            <w:pPr>
              <w:spacing w:before="0" w:after="0" w:line="276" w:lineRule="auto"/>
              <w:rPr>
                <w:rFonts w:hint="eastAsia" w:asciiTheme="minorEastAsia" w:hAnsiTheme="minorEastAsia"/>
                <w:szCs w:val="21"/>
              </w:rPr>
            </w:pPr>
            <w:r>
              <w:rPr>
                <w:rFonts w:hint="eastAsia" w:asciiTheme="minorEastAsia" w:hAnsiTheme="minorEastAsia"/>
                <w:szCs w:val="21"/>
              </w:rPr>
              <w:t>#小车右转</w:t>
            </w:r>
          </w:p>
          <w:p>
            <w:pPr>
              <w:spacing w:before="0" w:after="0" w:line="276" w:lineRule="auto"/>
              <w:rPr>
                <w:rFonts w:hint="eastAsia" w:asciiTheme="minorEastAsia" w:hAnsiTheme="minorEastAsia"/>
                <w:szCs w:val="21"/>
              </w:rPr>
            </w:pPr>
            <w:r>
              <w:rPr>
                <w:rFonts w:hint="eastAsia" w:asciiTheme="minorEastAsia" w:hAnsiTheme="minorEastAsia"/>
                <w:szCs w:val="21"/>
              </w:rPr>
              <w:t>def right(delaytime):</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GPIO.output(IN1, 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GPIO.output(IN2,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GPIO.output(IN3,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GPIO.output(IN4,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pwm_ENA.ChangeDutyCycle(80)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pwm_ENB.ChangeDutyCycle(80)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time.sleep(delaytime)</w:t>
            </w:r>
          </w:p>
          <w:p>
            <w:pPr>
              <w:spacing w:before="0" w:after="0" w:line="276" w:lineRule="auto"/>
              <w:rPr>
                <w:rFonts w:hint="eastAsia" w:asciiTheme="minorEastAsia" w:hAnsiTheme="minorEastAsia"/>
                <w:szCs w:val="21"/>
              </w:rPr>
            </w:pPr>
            <w:r>
              <w:rPr>
                <w:rFonts w:hint="eastAsia" w:asciiTheme="minorEastAsia" w:hAnsiTheme="minorEastAsia"/>
                <w:szCs w:val="21"/>
              </w:rPr>
              <w:t>#小车原地左转</w:t>
            </w:r>
          </w:p>
          <w:p>
            <w:pPr>
              <w:spacing w:before="0" w:after="0" w:line="276" w:lineRule="auto"/>
              <w:rPr>
                <w:rFonts w:hint="eastAsia" w:asciiTheme="minorEastAsia" w:hAnsiTheme="minorEastAsia"/>
                <w:szCs w:val="21"/>
              </w:rPr>
            </w:pPr>
            <w:r>
              <w:rPr>
                <w:rFonts w:hint="eastAsia" w:asciiTheme="minorEastAsia" w:hAnsiTheme="minorEastAsia"/>
                <w:szCs w:val="21"/>
              </w:rPr>
              <w:t>def spin_left(delaytime):</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GPIO.output(IN1,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GPIO.output(IN2, 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GPIO.output(IN3, 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GPIO.output(IN4,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pwm_ENA.ChangeDutyCycle(80)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pwm_ENB.ChangeDutyCycle(80)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time.sleep(delaytime)</w:t>
            </w:r>
          </w:p>
          <w:p>
            <w:pPr>
              <w:spacing w:before="0" w:after="0" w:line="276" w:lineRule="auto"/>
              <w:rPr>
                <w:rFonts w:hint="eastAsia" w:asciiTheme="minorEastAsia" w:hAnsiTheme="minorEastAsia"/>
                <w:szCs w:val="21"/>
              </w:rPr>
            </w:pPr>
            <w:r>
              <w:rPr>
                <w:rFonts w:hint="eastAsia" w:asciiTheme="minorEastAsia" w:hAnsiTheme="minorEastAsia"/>
                <w:szCs w:val="21"/>
              </w:rPr>
              <w:t>#小车原地右转</w:t>
            </w:r>
          </w:p>
          <w:p>
            <w:pPr>
              <w:spacing w:before="0" w:after="0" w:line="276" w:lineRule="auto"/>
              <w:rPr>
                <w:rFonts w:hint="eastAsia" w:asciiTheme="minorEastAsia" w:hAnsiTheme="minorEastAsia"/>
                <w:szCs w:val="21"/>
              </w:rPr>
            </w:pPr>
            <w:r>
              <w:rPr>
                <w:rFonts w:hint="eastAsia" w:asciiTheme="minorEastAsia" w:hAnsiTheme="minorEastAsia"/>
                <w:szCs w:val="21"/>
              </w:rPr>
              <w:t>def spin_right(delaytime):</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GPIO.output(IN1, 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GPIO.output(IN2,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GPIO.output(IN3,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GPIO.output(IN4, GPIO.HIGH)</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pwm_ENA.ChangeDutyCycle(80)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pwm_ENB.ChangeDutyCycle(80)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time.sleep(delaytime)</w:t>
            </w:r>
          </w:p>
          <w:p>
            <w:pPr>
              <w:spacing w:before="0" w:after="0" w:line="276" w:lineRule="auto"/>
              <w:rPr>
                <w:rFonts w:hint="eastAsia" w:asciiTheme="minorEastAsia" w:hAnsiTheme="minorEastAsia"/>
                <w:szCs w:val="21"/>
              </w:rPr>
            </w:pPr>
            <w:r>
              <w:rPr>
                <w:rFonts w:hint="eastAsia" w:asciiTheme="minorEastAsia" w:hAnsiTheme="minorEastAsia"/>
                <w:szCs w:val="21"/>
              </w:rPr>
              <w:t>#小车停止</w:t>
            </w:r>
            <w:r>
              <w:rPr>
                <w:rFonts w:hint="eastAsia" w:asciiTheme="minorEastAsia" w:hAnsiTheme="minorEastAsia"/>
                <w:szCs w:val="21"/>
              </w:rPr>
              <w:tab/>
            </w:r>
          </w:p>
          <w:p>
            <w:pPr>
              <w:spacing w:before="0" w:after="0" w:line="276" w:lineRule="auto"/>
              <w:rPr>
                <w:rFonts w:hint="eastAsia" w:asciiTheme="minorEastAsia" w:hAnsiTheme="minorEastAsia"/>
                <w:szCs w:val="21"/>
              </w:rPr>
            </w:pPr>
            <w:r>
              <w:rPr>
                <w:rFonts w:hint="eastAsia" w:asciiTheme="minorEastAsia" w:hAnsiTheme="minorEastAsia"/>
                <w:szCs w:val="21"/>
              </w:rPr>
              <w:t>def brake(delaytime):</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GPIO.output(IN1,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GPIO.output(IN2,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GPIO.output(IN3,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GPIO.output(IN4, GPIO.LOW)</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pwm_ENA.ChangeDutyCycle(80)</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pwm_ENB.ChangeDutyCycle(80)</w:t>
            </w:r>
          </w:p>
          <w:p>
            <w:pPr>
              <w:spacing w:before="0" w:after="0" w:line="276" w:lineRule="auto"/>
              <w:rPr>
                <w:rFonts w:asciiTheme="minorEastAsia" w:hAnsiTheme="minorEastAsia"/>
                <w:szCs w:val="21"/>
              </w:rPr>
            </w:pPr>
            <w:r>
              <w:rPr>
                <w:rFonts w:hint="eastAsia" w:asciiTheme="minorEastAsia" w:hAnsiTheme="minorEastAsia"/>
                <w:szCs w:val="21"/>
              </w:rPr>
              <w:t xml:space="preserve">    time.sleep(delaytime)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76" w:lineRule="auto"/>
              <w:rPr>
                <w:rFonts w:hint="eastAsia" w:asciiTheme="minorEastAsia" w:hAnsiTheme="minorEastAsia"/>
                <w:szCs w:val="21"/>
              </w:rPr>
            </w:pPr>
            <w:r>
              <w:rPr>
                <w:rFonts w:hint="eastAsia" w:asciiTheme="minorEastAsia" w:hAnsiTheme="minorEastAsia"/>
                <w:szCs w:val="21"/>
              </w:rPr>
              <w:t># 定义识别运动函数</w:t>
            </w:r>
          </w:p>
          <w:p>
            <w:pPr>
              <w:spacing w:before="0" w:after="0" w:line="276" w:lineRule="auto"/>
              <w:rPr>
                <w:rFonts w:hint="eastAsia" w:asciiTheme="minorEastAsia" w:hAnsiTheme="minorEastAsia"/>
                <w:szCs w:val="21"/>
              </w:rPr>
            </w:pPr>
            <w:r>
              <w:rPr>
                <w:rFonts w:hint="eastAsia" w:asciiTheme="minorEastAsia" w:hAnsiTheme="minorEastAsia"/>
                <w:szCs w:val="21"/>
              </w:rPr>
              <w:t>def detect_control(info):</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if info == "forward":</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run(1) #前进1秒</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elif info == "back":</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back(1)  #后退1秒</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elif info == "left":</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left(1)  #左转1秒</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elif info == "right":</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right(1)   #右转1秒</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else: </w:t>
            </w:r>
          </w:p>
          <w:p>
            <w:pPr>
              <w:spacing w:before="0" w:after="0" w:line="276" w:lineRule="auto"/>
              <w:rPr>
                <w:rFonts w:hint="eastAsia" w:asciiTheme="minorEastAsia" w:hAnsiTheme="minorEastAsia"/>
                <w:szCs w:val="21"/>
              </w:rPr>
            </w:pPr>
            <w:r>
              <w:rPr>
                <w:rFonts w:hint="eastAsia" w:asciiTheme="minorEastAsia" w:hAnsiTheme="minorEastAsia"/>
                <w:szCs w:val="21"/>
              </w:rPr>
              <w:t xml:space="preserve">        brake(2)       #停车</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76" w:lineRule="auto"/>
              <w:rPr>
                <w:rFonts w:asciiTheme="minorEastAsia" w:hAnsiTheme="minorEastAsia"/>
                <w:szCs w:val="21"/>
              </w:rPr>
            </w:pPr>
            <w:r>
              <w:rPr>
                <w:rFonts w:hint="eastAsia" w:asciiTheme="minorEastAsia" w:hAnsiTheme="minorEastAsia"/>
                <w:szCs w:val="21"/>
              </w:rPr>
              <w:t># 定义解析二维码接口</w:t>
            </w:r>
          </w:p>
          <w:p>
            <w:pPr>
              <w:spacing w:before="0" w:after="0" w:line="276" w:lineRule="auto"/>
              <w:rPr>
                <w:rFonts w:asciiTheme="minorEastAsia" w:hAnsiTheme="minorEastAsia"/>
                <w:szCs w:val="21"/>
              </w:rPr>
            </w:pPr>
            <w:r>
              <w:rPr>
                <w:rFonts w:asciiTheme="minorEastAsia" w:hAnsiTheme="minorEastAsia"/>
                <w:szCs w:val="21"/>
              </w:rPr>
              <w:t>def decodeDisplay(image):</w:t>
            </w:r>
          </w:p>
          <w:p>
            <w:pPr>
              <w:spacing w:before="0" w:after="0" w:line="276" w:lineRule="auto"/>
              <w:rPr>
                <w:rFonts w:asciiTheme="minorEastAsia" w:hAnsiTheme="minorEastAsia"/>
                <w:szCs w:val="21"/>
              </w:rPr>
            </w:pPr>
            <w:r>
              <w:rPr>
                <w:rFonts w:asciiTheme="minorEastAsia" w:hAnsiTheme="minorEastAsia"/>
                <w:szCs w:val="21"/>
              </w:rPr>
              <w:t xml:space="preserve">    barcodes = pyzbar.decode(image)</w:t>
            </w:r>
          </w:p>
          <w:p>
            <w:pPr>
              <w:spacing w:before="0" w:after="0" w:line="276" w:lineRule="auto"/>
              <w:rPr>
                <w:rFonts w:asciiTheme="minorEastAsia" w:hAnsiTheme="minorEastAsia"/>
                <w:szCs w:val="21"/>
              </w:rPr>
            </w:pPr>
            <w:r>
              <w:rPr>
                <w:rFonts w:asciiTheme="minorEastAsia" w:hAnsiTheme="minorEastAsia"/>
                <w:szCs w:val="21"/>
              </w:rPr>
              <w:t xml:space="preserve">    for barcode in barcodes:</w:t>
            </w:r>
          </w:p>
          <w:p>
            <w:pPr>
              <w:spacing w:before="0" w:after="0" w:line="276" w:lineRule="auto"/>
              <w:rPr>
                <w:rFonts w:asciiTheme="minorEastAsia" w:hAnsiTheme="minorEastAsia"/>
                <w:szCs w:val="21"/>
              </w:rPr>
            </w:pPr>
            <w:r>
              <w:rPr>
                <w:rFonts w:hint="eastAsia" w:asciiTheme="minorEastAsia" w:hAnsiTheme="minorEastAsia"/>
                <w:szCs w:val="21"/>
              </w:rPr>
              <w:t xml:space="preserve">        # 提取二维码的边界框的位置</w:t>
            </w:r>
          </w:p>
          <w:p>
            <w:pPr>
              <w:spacing w:before="0" w:after="0" w:line="276" w:lineRule="auto"/>
              <w:rPr>
                <w:rFonts w:asciiTheme="minorEastAsia" w:hAnsiTheme="minorEastAsia"/>
                <w:szCs w:val="21"/>
              </w:rPr>
            </w:pPr>
            <w:r>
              <w:rPr>
                <w:rFonts w:hint="eastAsia" w:asciiTheme="minorEastAsia" w:hAnsiTheme="minorEastAsia"/>
                <w:szCs w:val="21"/>
              </w:rPr>
              <w:t xml:space="preserve">        # 画出图像中条形码的边界框</w:t>
            </w:r>
          </w:p>
          <w:p>
            <w:pPr>
              <w:spacing w:before="0" w:after="0" w:line="276" w:lineRule="auto"/>
              <w:rPr>
                <w:rFonts w:asciiTheme="minorEastAsia" w:hAnsiTheme="minorEastAsia"/>
                <w:szCs w:val="21"/>
              </w:rPr>
            </w:pPr>
            <w:r>
              <w:rPr>
                <w:rFonts w:asciiTheme="minorEastAsia" w:hAnsiTheme="minorEastAsia"/>
                <w:szCs w:val="21"/>
              </w:rPr>
              <w:t xml:space="preserve">        (x, y, w, h) = barcode.rect</w:t>
            </w:r>
          </w:p>
          <w:p>
            <w:pPr>
              <w:spacing w:before="0" w:after="0" w:line="276" w:lineRule="auto"/>
              <w:rPr>
                <w:rFonts w:asciiTheme="minorEastAsia" w:hAnsiTheme="minorEastAsia"/>
                <w:szCs w:val="21"/>
              </w:rPr>
            </w:pPr>
            <w:r>
              <w:rPr>
                <w:rFonts w:asciiTheme="minorEastAsia" w:hAnsiTheme="minorEastAsia"/>
                <w:szCs w:val="21"/>
              </w:rPr>
              <w:t xml:space="preserve">        cv2.rectangle(image, (x, y), (x + w, y + h), (225, 225, 225), 2)</w:t>
            </w:r>
          </w:p>
          <w:p>
            <w:pPr>
              <w:spacing w:before="0" w:after="0" w:line="276" w:lineRule="auto"/>
              <w:rPr>
                <w:rFonts w:asciiTheme="minorEastAsia" w:hAnsiTheme="minorEastAsia"/>
                <w:szCs w:val="21"/>
              </w:rPr>
            </w:pPr>
          </w:p>
          <w:p>
            <w:pPr>
              <w:spacing w:before="0" w:after="0" w:line="276" w:lineRule="auto"/>
              <w:rPr>
                <w:rFonts w:asciiTheme="minorEastAsia" w:hAnsiTheme="minorEastAsia"/>
                <w:szCs w:val="21"/>
              </w:rPr>
            </w:pPr>
            <w:r>
              <w:rPr>
                <w:rFonts w:hint="eastAsia" w:asciiTheme="minorEastAsia" w:hAnsiTheme="minorEastAsia"/>
                <w:szCs w:val="21"/>
              </w:rPr>
              <w:t xml:space="preserve">        # 提取二维码数据为字节对象，所以如果我们想在输出图像上</w:t>
            </w:r>
          </w:p>
          <w:p>
            <w:pPr>
              <w:spacing w:before="0" w:after="0" w:line="276" w:lineRule="auto"/>
              <w:rPr>
                <w:rFonts w:asciiTheme="minorEastAsia" w:hAnsiTheme="minorEastAsia"/>
                <w:szCs w:val="21"/>
              </w:rPr>
            </w:pPr>
            <w:r>
              <w:rPr>
                <w:rFonts w:hint="eastAsia" w:asciiTheme="minorEastAsia" w:hAnsiTheme="minorEastAsia"/>
                <w:szCs w:val="21"/>
              </w:rPr>
              <w:t xml:space="preserve">        # 画出来，就需要先将它转换成字符串</w:t>
            </w:r>
          </w:p>
          <w:p>
            <w:pPr>
              <w:spacing w:before="0" w:after="0" w:line="276" w:lineRule="auto"/>
              <w:rPr>
                <w:rFonts w:asciiTheme="minorEastAsia" w:hAnsiTheme="minorEastAsia"/>
                <w:szCs w:val="21"/>
              </w:rPr>
            </w:pPr>
            <w:r>
              <w:rPr>
                <w:rFonts w:asciiTheme="minorEastAsia" w:hAnsiTheme="minorEastAsia"/>
                <w:szCs w:val="21"/>
              </w:rPr>
              <w:t xml:space="preserve">        barcodeData = barcode.data.decode("utf-8")</w:t>
            </w:r>
          </w:p>
          <w:p>
            <w:pPr>
              <w:spacing w:before="0" w:after="0" w:line="276" w:lineRule="auto"/>
              <w:rPr>
                <w:rFonts w:asciiTheme="minorEastAsia" w:hAnsiTheme="minorEastAsia"/>
                <w:szCs w:val="21"/>
              </w:rPr>
            </w:pPr>
            <w:r>
              <w:rPr>
                <w:rFonts w:asciiTheme="minorEastAsia" w:hAnsiTheme="minorEastAsia"/>
                <w:szCs w:val="21"/>
              </w:rPr>
              <w:t xml:space="preserve">        barcodeType = barcode.type</w:t>
            </w:r>
          </w:p>
          <w:p>
            <w:pPr>
              <w:spacing w:before="0" w:after="0" w:line="276" w:lineRule="auto"/>
              <w:rPr>
                <w:rFonts w:asciiTheme="minorEastAsia" w:hAnsiTheme="minorEastAsia"/>
                <w:szCs w:val="21"/>
              </w:rPr>
            </w:pPr>
          </w:p>
          <w:p>
            <w:pPr>
              <w:spacing w:before="0" w:after="0" w:line="276" w:lineRule="auto"/>
              <w:rPr>
                <w:rFonts w:asciiTheme="minorEastAsia" w:hAnsiTheme="minorEastAsia"/>
                <w:szCs w:val="21"/>
              </w:rPr>
            </w:pPr>
            <w:r>
              <w:rPr>
                <w:rFonts w:hint="eastAsia" w:asciiTheme="minorEastAsia" w:hAnsiTheme="minorEastAsia"/>
                <w:szCs w:val="21"/>
              </w:rPr>
              <w:t xml:space="preserve">        # 绘出图像上条形码的数据和条形码类型</w:t>
            </w:r>
          </w:p>
          <w:p>
            <w:pPr>
              <w:spacing w:before="0" w:after="0" w:line="276" w:lineRule="auto"/>
              <w:rPr>
                <w:rFonts w:asciiTheme="minorEastAsia" w:hAnsiTheme="minorEastAsia"/>
                <w:szCs w:val="21"/>
              </w:rPr>
            </w:pPr>
            <w:r>
              <w:rPr>
                <w:rFonts w:asciiTheme="minorEastAsia" w:hAnsiTheme="minorEastAsia"/>
                <w:szCs w:val="21"/>
              </w:rPr>
              <w:t xml:space="preserve">        text = "{} ({})".format(barcodeData, barcodeType)</w:t>
            </w:r>
          </w:p>
          <w:p>
            <w:pPr>
              <w:spacing w:before="0" w:after="0" w:line="276" w:lineRule="auto"/>
              <w:rPr>
                <w:rFonts w:asciiTheme="minorEastAsia" w:hAnsiTheme="minorEastAsia"/>
                <w:szCs w:val="21"/>
              </w:rPr>
            </w:pPr>
            <w:r>
              <w:rPr>
                <w:rFonts w:asciiTheme="minorEastAsia" w:hAnsiTheme="minorEastAsia"/>
                <w:szCs w:val="21"/>
              </w:rPr>
              <w:t xml:space="preserve">        cv2.putText(image, text, (x, y - 10), cv2.FONT_HERSHEY_SIMPLEX, 0.5, (225, 225, 225), 2)</w:t>
            </w:r>
          </w:p>
          <w:p>
            <w:pPr>
              <w:spacing w:before="0" w:after="0" w:line="276" w:lineRule="auto"/>
              <w:rPr>
                <w:rFonts w:asciiTheme="minorEastAsia" w:hAnsiTheme="minorEastAsia"/>
                <w:szCs w:val="21"/>
              </w:rPr>
            </w:pPr>
            <w:r>
              <w:rPr>
                <w:rFonts w:asciiTheme="minorEastAsia" w:hAnsiTheme="minorEastAsia"/>
                <w:szCs w:val="21"/>
              </w:rPr>
              <w:t xml:space="preserve">        </w:t>
            </w:r>
          </w:p>
          <w:p>
            <w:pPr>
              <w:spacing w:before="0" w:after="0" w:line="276" w:lineRule="auto"/>
              <w:rPr>
                <w:rFonts w:asciiTheme="minorEastAsia" w:hAnsiTheme="minorEastAsia"/>
                <w:szCs w:val="21"/>
              </w:rPr>
            </w:pPr>
            <w:r>
              <w:rPr>
                <w:rFonts w:hint="eastAsia" w:asciiTheme="minorEastAsia" w:hAnsiTheme="minorEastAsia"/>
                <w:szCs w:val="21"/>
              </w:rPr>
              <w:t xml:space="preserve">        # 向终端打印条形码数据和条形码类型</w:t>
            </w:r>
          </w:p>
          <w:p>
            <w:pPr>
              <w:spacing w:before="0" w:after="0" w:line="276" w:lineRule="auto"/>
              <w:rPr>
                <w:rFonts w:asciiTheme="minorEastAsia" w:hAnsiTheme="minorEastAsia"/>
                <w:szCs w:val="21"/>
              </w:rPr>
            </w:pPr>
            <w:r>
              <w:rPr>
                <w:rFonts w:asciiTheme="minorEastAsia" w:hAnsiTheme="minorEastAsia"/>
                <w:szCs w:val="21"/>
              </w:rPr>
              <w:t xml:space="preserve">        print("[INFO] Found {} barcode: {}".format(barcodeType, barcodeData))</w:t>
            </w:r>
          </w:p>
          <w:p>
            <w:pPr>
              <w:spacing w:before="0" w:after="0" w:line="276" w:lineRule="auto"/>
              <w:rPr>
                <w:rFonts w:asciiTheme="minorEastAsia" w:hAnsiTheme="minorEastAsia"/>
                <w:szCs w:val="21"/>
              </w:rPr>
            </w:pPr>
            <w:r>
              <w:rPr>
                <w:rFonts w:asciiTheme="minorEastAsia" w:hAnsiTheme="minorEastAsia"/>
                <w:szCs w:val="21"/>
              </w:rPr>
              <w:t xml:space="preserve">        detect_control(barcodeData)</w:t>
            </w:r>
          </w:p>
          <w:p>
            <w:pPr>
              <w:spacing w:before="0" w:after="0" w:line="276" w:lineRule="auto"/>
              <w:rPr>
                <w:rFonts w:asciiTheme="minorEastAsia" w:hAnsiTheme="minorEastAsia"/>
                <w:szCs w:val="21"/>
              </w:rPr>
            </w:pPr>
            <w:r>
              <w:rPr>
                <w:rFonts w:asciiTheme="minorEastAsia" w:hAnsiTheme="minorEastAsia"/>
                <w:szCs w:val="21"/>
              </w:rPr>
              <w:t xml:space="preserve">    return image</w:t>
            </w:r>
          </w:p>
          <w:p>
            <w:pPr>
              <w:spacing w:before="0" w:after="0" w:line="276" w:lineRule="auto"/>
              <w:rPr>
                <w:rFonts w:asciiTheme="minorEastAsia" w:hAnsiTheme="minorEastAsia"/>
                <w:szCs w:val="21"/>
              </w:rPr>
            </w:pPr>
          </w:p>
          <w:p>
            <w:pPr>
              <w:spacing w:before="0" w:after="0" w:line="276" w:lineRule="auto"/>
              <w:rPr>
                <w:rFonts w:asciiTheme="minorEastAsia" w:hAnsiTheme="minorEastAsia"/>
                <w:szCs w:val="21"/>
              </w:rPr>
            </w:pPr>
            <w:r>
              <w:rPr>
                <w:rFonts w:asciiTheme="minorEastAsia" w:hAnsiTheme="minorEastAsia"/>
                <w:szCs w:val="21"/>
              </w:rPr>
              <w:t>def detect():</w:t>
            </w:r>
          </w:p>
          <w:p>
            <w:pPr>
              <w:spacing w:before="0" w:after="0" w:line="276" w:lineRule="auto"/>
              <w:rPr>
                <w:rFonts w:asciiTheme="minorEastAsia" w:hAnsiTheme="minorEastAsia"/>
                <w:szCs w:val="21"/>
              </w:rPr>
            </w:pPr>
            <w:r>
              <w:rPr>
                <w:rFonts w:asciiTheme="minorEastAsia" w:hAnsiTheme="minorEastAsia"/>
                <w:szCs w:val="21"/>
              </w:rPr>
              <w:t xml:space="preserve">    camera = cv2.VideoCapture(0)</w:t>
            </w:r>
          </w:p>
          <w:p>
            <w:pPr>
              <w:spacing w:before="0" w:after="0" w:line="276" w:lineRule="auto"/>
              <w:rPr>
                <w:rFonts w:asciiTheme="minorEastAsia" w:hAnsiTheme="minorEastAsia"/>
                <w:szCs w:val="21"/>
              </w:rPr>
            </w:pPr>
            <w:r>
              <w:rPr>
                <w:rFonts w:asciiTheme="minorEastAsia" w:hAnsiTheme="minorEastAsia"/>
                <w:szCs w:val="21"/>
              </w:rPr>
              <w:t xml:space="preserve">    camera.set(3, 320)</w:t>
            </w:r>
          </w:p>
          <w:p>
            <w:pPr>
              <w:spacing w:before="0" w:after="0" w:line="276" w:lineRule="auto"/>
              <w:rPr>
                <w:rFonts w:asciiTheme="minorEastAsia" w:hAnsiTheme="minorEastAsia"/>
                <w:szCs w:val="21"/>
              </w:rPr>
            </w:pPr>
            <w:r>
              <w:rPr>
                <w:rFonts w:asciiTheme="minorEastAsia" w:hAnsiTheme="minorEastAsia"/>
                <w:szCs w:val="21"/>
              </w:rPr>
              <w:t xml:space="preserve">    camera.set(4, 240)</w:t>
            </w:r>
          </w:p>
          <w:p>
            <w:pPr>
              <w:spacing w:before="0" w:after="0" w:line="276" w:lineRule="auto"/>
              <w:rPr>
                <w:rFonts w:asciiTheme="minorEastAsia" w:hAnsiTheme="minorEastAsia"/>
                <w:szCs w:val="21"/>
              </w:rPr>
            </w:pPr>
            <w:r>
              <w:rPr>
                <w:rFonts w:hint="eastAsia" w:asciiTheme="minorEastAsia" w:hAnsiTheme="minorEastAsia"/>
                <w:szCs w:val="21"/>
              </w:rPr>
              <w:t xml:space="preserve">    camera.set(5, 120)  #设置帧率</w:t>
            </w:r>
          </w:p>
          <w:p>
            <w:pPr>
              <w:spacing w:before="0" w:after="0" w:line="276" w:lineRule="auto"/>
              <w:rPr>
                <w:rFonts w:asciiTheme="minorEastAsia" w:hAnsiTheme="minorEastAsia"/>
                <w:szCs w:val="21"/>
              </w:rPr>
            </w:pPr>
            <w:r>
              <w:rPr>
                <w:rFonts w:asciiTheme="minorEastAsia" w:hAnsiTheme="minorEastAsia"/>
                <w:szCs w:val="21"/>
              </w:rPr>
              <w:t xml:space="preserve">    # fourcc = cv2.VideoWriter_fourcc(*"MPEG")</w:t>
            </w:r>
          </w:p>
          <w:p>
            <w:pPr>
              <w:spacing w:before="0" w:after="0" w:line="276" w:lineRule="auto"/>
              <w:rPr>
                <w:rFonts w:asciiTheme="minorEastAsia" w:hAnsiTheme="minorEastAsia"/>
                <w:szCs w:val="21"/>
              </w:rPr>
            </w:pPr>
            <w:r>
              <w:rPr>
                <w:rFonts w:asciiTheme="minorEastAsia" w:hAnsiTheme="minorEastAsia"/>
                <w:szCs w:val="21"/>
              </w:rPr>
              <w:t xml:space="preserve">    camera.set(cv2.CAP_PROP_FOURCC, cv2.VideoWriter.fourcc('M', 'J', 'P', 'G'))</w:t>
            </w:r>
          </w:p>
          <w:p>
            <w:pPr>
              <w:spacing w:before="0" w:after="0" w:line="276" w:lineRule="auto"/>
              <w:rPr>
                <w:rFonts w:asciiTheme="minorEastAsia" w:hAnsiTheme="minorEastAsia"/>
                <w:szCs w:val="21"/>
              </w:rPr>
            </w:pPr>
            <w:r>
              <w:rPr>
                <w:rFonts w:hint="eastAsia" w:asciiTheme="minorEastAsia" w:hAnsiTheme="minorEastAsia"/>
                <w:szCs w:val="21"/>
              </w:rPr>
              <w:t xml:space="preserve">    camera.set(cv2.CAP_PROP_BRIGHTNESS, 40) #设置亮度 -64 - 64  0.0</w:t>
            </w:r>
          </w:p>
          <w:p>
            <w:pPr>
              <w:spacing w:before="0" w:after="0" w:line="276" w:lineRule="auto"/>
              <w:rPr>
                <w:rFonts w:asciiTheme="minorEastAsia" w:hAnsiTheme="minorEastAsia"/>
                <w:szCs w:val="21"/>
              </w:rPr>
            </w:pPr>
            <w:r>
              <w:rPr>
                <w:rFonts w:hint="eastAsia" w:asciiTheme="minorEastAsia" w:hAnsiTheme="minorEastAsia"/>
                <w:szCs w:val="21"/>
              </w:rPr>
              <w:t xml:space="preserve">    camera.set(cv2.CAP_PROP_CONTRAST, 50) #设置对比度 -64 - 64  2.0</w:t>
            </w:r>
          </w:p>
          <w:p>
            <w:pPr>
              <w:spacing w:before="0" w:after="0" w:line="276" w:lineRule="auto"/>
              <w:rPr>
                <w:rFonts w:asciiTheme="minorEastAsia" w:hAnsiTheme="minorEastAsia"/>
                <w:szCs w:val="21"/>
              </w:rPr>
            </w:pPr>
            <w:r>
              <w:rPr>
                <w:rFonts w:hint="eastAsia" w:asciiTheme="minorEastAsia" w:hAnsiTheme="minorEastAsia"/>
                <w:szCs w:val="21"/>
              </w:rPr>
              <w:t xml:space="preserve">    camera.set(cv2.CAP_PROP_EXPOSURE, 156) #设置曝光值 1.0 - 5000  156.0</w:t>
            </w:r>
          </w:p>
          <w:p>
            <w:pPr>
              <w:spacing w:before="0" w:after="0" w:line="276" w:lineRule="auto"/>
              <w:rPr>
                <w:rFonts w:asciiTheme="minorEastAsia" w:hAnsiTheme="minorEastAsia"/>
                <w:szCs w:val="21"/>
              </w:rPr>
            </w:pPr>
            <w:r>
              <w:rPr>
                <w:rFonts w:asciiTheme="minorEastAsia" w:hAnsiTheme="minorEastAsia"/>
                <w:szCs w:val="21"/>
              </w:rPr>
              <w:t xml:space="preserve">    ret, frame = camera.read()</w:t>
            </w:r>
          </w:p>
          <w:p>
            <w:pPr>
              <w:spacing w:before="0" w:after="0" w:line="276" w:lineRule="auto"/>
              <w:rPr>
                <w:rFonts w:asciiTheme="minorEastAsia" w:hAnsiTheme="minorEastAsia"/>
                <w:szCs w:val="21"/>
              </w:rPr>
            </w:pPr>
            <w:r>
              <w:rPr>
                <w:rFonts w:asciiTheme="minorEastAsia" w:hAnsiTheme="minorEastAsia"/>
                <w:szCs w:val="21"/>
              </w:rPr>
              <w:t xml:space="preserve">    image_widget.value = bgr8_to_jpeg(frame)</w:t>
            </w:r>
          </w:p>
          <w:p>
            <w:pPr>
              <w:spacing w:before="0" w:after="0" w:line="276" w:lineRule="auto"/>
              <w:rPr>
                <w:rFonts w:asciiTheme="minorEastAsia" w:hAnsiTheme="minorEastAsia"/>
                <w:szCs w:val="21"/>
              </w:rPr>
            </w:pPr>
            <w:r>
              <w:rPr>
                <w:rFonts w:asciiTheme="minorEastAsia" w:hAnsiTheme="minorEastAsia"/>
                <w:szCs w:val="21"/>
              </w:rPr>
              <w:t xml:space="preserve">    while True:</w:t>
            </w:r>
          </w:p>
          <w:p>
            <w:pPr>
              <w:spacing w:before="0" w:after="0" w:line="276" w:lineRule="auto"/>
              <w:rPr>
                <w:rFonts w:asciiTheme="minorEastAsia" w:hAnsiTheme="minorEastAsia"/>
                <w:szCs w:val="21"/>
              </w:rPr>
            </w:pPr>
            <w:r>
              <w:rPr>
                <w:rFonts w:hint="eastAsia" w:asciiTheme="minorEastAsia" w:hAnsiTheme="minorEastAsia"/>
                <w:szCs w:val="21"/>
              </w:rPr>
              <w:t xml:space="preserve">        # 读取当前帧</w:t>
            </w:r>
          </w:p>
          <w:p>
            <w:pPr>
              <w:spacing w:before="0" w:after="0" w:line="276" w:lineRule="auto"/>
              <w:rPr>
                <w:rFonts w:asciiTheme="minorEastAsia" w:hAnsiTheme="minorEastAsia"/>
                <w:szCs w:val="21"/>
              </w:rPr>
            </w:pPr>
            <w:r>
              <w:rPr>
                <w:rFonts w:asciiTheme="minorEastAsia" w:hAnsiTheme="minorEastAsia"/>
                <w:szCs w:val="21"/>
              </w:rPr>
              <w:t xml:space="preserve">        ret, frame = camera.read()</w:t>
            </w:r>
          </w:p>
          <w:p>
            <w:pPr>
              <w:spacing w:before="0" w:after="0" w:line="276" w:lineRule="auto"/>
              <w:rPr>
                <w:rFonts w:asciiTheme="minorEastAsia" w:hAnsiTheme="minorEastAsia"/>
                <w:szCs w:val="21"/>
              </w:rPr>
            </w:pPr>
            <w:r>
              <w:rPr>
                <w:rFonts w:hint="eastAsia" w:asciiTheme="minorEastAsia" w:hAnsiTheme="minorEastAsia"/>
                <w:szCs w:val="21"/>
              </w:rPr>
              <w:t xml:space="preserve">        # 转为灰度图像</w:t>
            </w:r>
          </w:p>
          <w:p>
            <w:pPr>
              <w:spacing w:before="0" w:after="0" w:line="276" w:lineRule="auto"/>
              <w:rPr>
                <w:rFonts w:asciiTheme="minorEastAsia" w:hAnsiTheme="minorEastAsia"/>
                <w:szCs w:val="21"/>
              </w:rPr>
            </w:pPr>
            <w:r>
              <w:rPr>
                <w:rFonts w:asciiTheme="minorEastAsia" w:hAnsiTheme="minorEastAsia"/>
                <w:szCs w:val="21"/>
              </w:rPr>
              <w:t xml:space="preserve">        gray = cv2.cvtColor(frame, cv2.COLOR_BGR2GRAY)</w:t>
            </w:r>
          </w:p>
          <w:p>
            <w:pPr>
              <w:spacing w:before="0" w:after="0" w:line="276" w:lineRule="auto"/>
              <w:rPr>
                <w:rFonts w:asciiTheme="minorEastAsia" w:hAnsiTheme="minorEastAsia"/>
                <w:szCs w:val="21"/>
              </w:rPr>
            </w:pPr>
            <w:r>
              <w:rPr>
                <w:rFonts w:asciiTheme="minorEastAsia" w:hAnsiTheme="minorEastAsia"/>
                <w:szCs w:val="21"/>
              </w:rPr>
              <w:t xml:space="preserve">        im = decodeDisplay(gray)</w:t>
            </w:r>
          </w:p>
          <w:p>
            <w:pPr>
              <w:spacing w:before="0" w:after="0" w:line="276" w:lineRule="auto"/>
              <w:rPr>
                <w:rFonts w:asciiTheme="minorEastAsia" w:hAnsiTheme="minorEastAsia"/>
                <w:szCs w:val="21"/>
              </w:rPr>
            </w:pPr>
          </w:p>
          <w:p>
            <w:pPr>
              <w:spacing w:before="0" w:after="0" w:line="276" w:lineRule="auto"/>
              <w:rPr>
                <w:rFonts w:asciiTheme="minorEastAsia" w:hAnsiTheme="minorEastAsia"/>
                <w:szCs w:val="21"/>
              </w:rPr>
            </w:pPr>
            <w:r>
              <w:rPr>
                <w:rFonts w:asciiTheme="minorEastAsia" w:hAnsiTheme="minorEastAsia"/>
                <w:szCs w:val="21"/>
              </w:rPr>
              <w:t xml:space="preserve">        cv2.waitKey(5)</w:t>
            </w:r>
          </w:p>
          <w:p>
            <w:pPr>
              <w:spacing w:before="0" w:after="0" w:line="276" w:lineRule="auto"/>
              <w:rPr>
                <w:rFonts w:asciiTheme="minorEastAsia" w:hAnsiTheme="minorEastAsia"/>
                <w:szCs w:val="21"/>
              </w:rPr>
            </w:pPr>
            <w:r>
              <w:rPr>
                <w:rFonts w:asciiTheme="minorEastAsia" w:hAnsiTheme="minorEastAsia"/>
                <w:szCs w:val="21"/>
              </w:rPr>
              <w:t xml:space="preserve">        image_widget.value = bgr8_to_jpeg(im)</w:t>
            </w:r>
          </w:p>
          <w:p>
            <w:pPr>
              <w:spacing w:before="0" w:after="0" w:line="276" w:lineRule="auto"/>
              <w:rPr>
                <w:rFonts w:asciiTheme="minorEastAsia" w:hAnsiTheme="minorEastAsia"/>
                <w:szCs w:val="21"/>
              </w:rPr>
            </w:pPr>
            <w:r>
              <w:rPr>
                <w:rFonts w:hint="eastAsia" w:asciiTheme="minorEastAsia" w:hAnsiTheme="minorEastAsia"/>
                <w:szCs w:val="21"/>
              </w:rPr>
              <w:t xml:space="preserve">        # 如果按键q则跳出本次循环</w:t>
            </w:r>
          </w:p>
          <w:p>
            <w:pPr>
              <w:spacing w:before="0" w:after="0" w:line="276" w:lineRule="auto"/>
              <w:rPr>
                <w:rFonts w:asciiTheme="minorEastAsia" w:hAnsiTheme="minorEastAsia"/>
                <w:szCs w:val="21"/>
              </w:rPr>
            </w:pPr>
            <w:r>
              <w:rPr>
                <w:rFonts w:asciiTheme="minorEastAsia" w:hAnsiTheme="minorEastAsia"/>
                <w:szCs w:val="21"/>
              </w:rPr>
              <w:t xml:space="preserve">        if cv2.waitKey(10) &amp; 0xFF == ord('q'):</w:t>
            </w:r>
          </w:p>
          <w:p>
            <w:pPr>
              <w:spacing w:before="0" w:after="0" w:line="276" w:lineRule="auto"/>
              <w:rPr>
                <w:rFonts w:asciiTheme="minorEastAsia" w:hAnsiTheme="minorEastAsia"/>
                <w:szCs w:val="21"/>
              </w:rPr>
            </w:pPr>
            <w:r>
              <w:rPr>
                <w:rFonts w:asciiTheme="minorEastAsia" w:hAnsiTheme="minorEastAsia"/>
                <w:szCs w:val="21"/>
              </w:rPr>
              <w:t xml:space="preserve">            break</w:t>
            </w:r>
          </w:p>
          <w:p>
            <w:pPr>
              <w:spacing w:before="0" w:after="0" w:line="276" w:lineRule="auto"/>
              <w:rPr>
                <w:rFonts w:asciiTheme="minorEastAsia" w:hAnsiTheme="minorEastAsia"/>
                <w:szCs w:val="21"/>
              </w:rPr>
            </w:pPr>
            <w:r>
              <w:rPr>
                <w:rFonts w:asciiTheme="minorEastAsia" w:hAnsiTheme="minorEastAsia"/>
                <w:szCs w:val="21"/>
              </w:rPr>
              <w:t xml:space="preserve">    camera.release()</w:t>
            </w:r>
          </w:p>
          <w:p>
            <w:pPr>
              <w:spacing w:before="0" w:after="0" w:line="276" w:lineRule="auto"/>
              <w:rPr>
                <w:rFonts w:asciiTheme="minorEastAsia" w:hAnsiTheme="minorEastAsia"/>
                <w:szCs w:val="21"/>
              </w:rPr>
            </w:pPr>
            <w:r>
              <w:rPr>
                <w:rFonts w:asciiTheme="minorEastAsia" w:hAnsiTheme="minorEastAsia"/>
                <w:szCs w:val="21"/>
              </w:rPr>
              <w:t xml:space="preserve">    cv2.destroyAllWindows()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76" w:lineRule="auto"/>
              <w:rPr>
                <w:rFonts w:asciiTheme="minorEastAsia" w:hAnsiTheme="minorEastAsia"/>
                <w:szCs w:val="21"/>
              </w:rPr>
            </w:pPr>
            <w:r>
              <w:rPr>
                <w:rFonts w:asciiTheme="minorEastAsia" w:hAnsiTheme="minorEastAsia"/>
                <w:szCs w:val="21"/>
              </w:rPr>
              <w:t>while 1:</w:t>
            </w:r>
          </w:p>
          <w:p>
            <w:pPr>
              <w:spacing w:before="0" w:after="0" w:line="276" w:lineRule="auto"/>
              <w:rPr>
                <w:rFonts w:asciiTheme="minorEastAsia" w:hAnsiTheme="minorEastAsia"/>
                <w:szCs w:val="21"/>
              </w:rPr>
            </w:pPr>
            <w:r>
              <w:rPr>
                <w:rFonts w:asciiTheme="minorEastAsia" w:hAnsiTheme="minorEastAsia"/>
                <w:szCs w:val="21"/>
              </w:rPr>
              <w:t xml:space="preserve">    detect()</w:t>
            </w:r>
          </w:p>
        </w:tc>
      </w:tr>
    </w:tbl>
    <w:p>
      <w:pPr>
        <w:keepNext w:val="0"/>
        <w:keepLines w:val="0"/>
        <w:widowControl/>
        <w:suppressLineNumbers w:val="0"/>
        <w:jc w:val="left"/>
      </w:pPr>
      <w:r>
        <w:rPr>
          <w:rFonts w:ascii="sans-serif" w:hAnsi="sans-serif" w:eastAsia="sans-serif" w:cs="sans-serif"/>
          <w:i w:val="0"/>
          <w:caps w:val="0"/>
          <w:color w:val="000000"/>
          <w:spacing w:val="0"/>
          <w:kern w:val="0"/>
          <w:sz w:val="24"/>
          <w:szCs w:val="24"/>
          <w:lang w:val="en-US" w:eastAsia="zh-CN" w:bidi="ar"/>
        </w:rPr>
        <w:t>下图为运行实例效果图；</w:t>
      </w:r>
    </w:p>
    <w:p>
      <w:pPr>
        <w:pStyle w:val="21"/>
        <w:keepNext w:val="0"/>
        <w:keepLines w:val="0"/>
        <w:widowControl/>
        <w:suppressLineNumbers w:val="0"/>
        <w:spacing w:before="75" w:beforeAutospacing="0" w:after="75" w:afterAutospacing="0"/>
        <w:ind w:left="0" w:right="0" w:firstLine="0"/>
        <w:jc w:val="center"/>
        <w:rPr>
          <w:rFonts w:hint="default" w:ascii="sans-serif" w:hAnsi="sans-serif" w:eastAsia="sans-serif" w:cs="sans-serif"/>
          <w:i w:val="0"/>
          <w:caps w:val="0"/>
          <w:color w:val="000000"/>
          <w:spacing w:val="0"/>
          <w:sz w:val="24"/>
          <w:szCs w:val="24"/>
        </w:rPr>
      </w:pPr>
      <w:r>
        <w:rPr>
          <w:rFonts w:hint="default" w:ascii="sans-serif" w:hAnsi="sans-serif" w:eastAsia="sans-serif" w:cs="sans-serif"/>
          <w:i w:val="0"/>
          <w:caps w:val="0"/>
          <w:color w:val="000000"/>
          <w:spacing w:val="0"/>
          <w:sz w:val="24"/>
          <w:szCs w:val="24"/>
        </w:rPr>
        <w:drawing>
          <wp:inline distT="0" distB="0" distL="114300" distR="114300">
            <wp:extent cx="3895725" cy="4333875"/>
            <wp:effectExtent l="0" t="0" r="9525" b="9525"/>
            <wp:docPr id="10" name="图片 6" descr="1602924094388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1602924094388610.png"/>
                    <pic:cNvPicPr>
                      <a:picLocks noChangeAspect="1"/>
                    </pic:cNvPicPr>
                  </pic:nvPicPr>
                  <pic:blipFill>
                    <a:blip r:embed="rId22"/>
                    <a:stretch>
                      <a:fillRect/>
                    </a:stretch>
                  </pic:blipFill>
                  <pic:spPr>
                    <a:xfrm>
                      <a:off x="0" y="0"/>
                      <a:ext cx="3895725" cy="4333875"/>
                    </a:xfrm>
                    <a:prstGeom prst="rect">
                      <a:avLst/>
                    </a:prstGeom>
                    <a:noFill/>
                    <a:ln w="9525">
                      <a:noFill/>
                    </a:ln>
                  </pic:spPr>
                </pic:pic>
              </a:graphicData>
            </a:graphic>
          </wp:inline>
        </w:drawing>
      </w:r>
    </w:p>
    <w:p>
      <w:pPr>
        <w:rPr>
          <w:rFonts w:asciiTheme="minorEastAsia" w:hAnsiTheme="minorEastAsia"/>
          <w:szCs w:val="21"/>
        </w:rPr>
      </w:pPr>
    </w:p>
    <w:p>
      <w:pPr>
        <w:pStyle w:val="4"/>
        <w:keepNext/>
        <w:keepLines/>
        <w:numPr>
          <w:ilvl w:val="2"/>
          <w:numId w:val="1"/>
        </w:numPr>
        <w:spacing w:before="0" w:beforeAutospacing="0" w:after="80" w:afterAutospacing="0"/>
        <w:rPr>
          <w:rFonts w:cs="Arial Unicode MS" w:asciiTheme="minorHAnsi" w:hAnsiTheme="minorHAnsi" w:eastAsiaTheme="minorEastAsia"/>
          <w:bCs w:val="0"/>
          <w:color w:val="434343"/>
          <w:sz w:val="36"/>
          <w:szCs w:val="24"/>
          <w:lang w:val="zh-CN"/>
        </w:rPr>
      </w:pPr>
      <w:bookmarkStart w:id="15" w:name="_Toc35866780"/>
      <w:r>
        <w:rPr>
          <w:rFonts w:hint="eastAsia" w:cs="Arial Unicode MS" w:asciiTheme="minorHAnsi" w:hAnsiTheme="minorHAnsi" w:eastAsiaTheme="minorEastAsia"/>
          <w:bCs w:val="0"/>
          <w:color w:val="434343"/>
          <w:sz w:val="36"/>
          <w:szCs w:val="24"/>
          <w:lang w:val="zh-CN"/>
        </w:rPr>
        <w:t>树莓派人脸识别</w:t>
      </w:r>
      <w:bookmarkEnd w:id="15"/>
    </w:p>
    <w:p>
      <w:pPr>
        <w:ind w:firstLine="420" w:firstLineChars="200"/>
      </w:pPr>
      <w:r>
        <w:rPr>
          <w:rFonts w:hint="eastAsia"/>
        </w:rPr>
        <w:t>人脸识别的最基础任务是“人脸检测”。你必须首先“捕捉”人脸</w:t>
      </w:r>
      <w:r>
        <w:t>才能在未来与捕捉到的新人脸对比时识别它</w:t>
      </w:r>
      <w:r>
        <w:rPr>
          <w:rFonts w:hint="eastAsia"/>
        </w:rPr>
        <w:t>，我们这里只提供了人脸检测的方法，有兴趣的同学可以自建分类器和自己的人脸数据集来进行名字识别。最常见的人脸检测方式是使用“</w:t>
      </w:r>
      <w:r>
        <w:t>Haar 级联分类器”。使用基于 Haar 特征的级联分类器的目标检测是 Paul Viola 和 Michael Jones 2001 年在论文《Rapid Object Detection using a Boosted Cascade of Simple Features》中提出的一种高效目标检测方法。这种机器学习方法基于大量正面、负面图像训练级联函数，然后用于检测其他图像中的对象。这里，我们将用它进行人脸识别。最初，该算法需要大量正类图像（人脸图像）和负类图像（不带人脸的</w:t>
      </w:r>
      <w:r>
        <w:rPr>
          <w:rFonts w:hint="eastAsia"/>
        </w:rPr>
        <w:t>图像）来训练分类器。然后我们需要从中提取特征。好消息是</w:t>
      </w:r>
      <w:r>
        <w:t xml:space="preserve"> OpenCV 具备训练器和检测器。如果你想要训练自己的对象分类器，如汽车、飞机等，你可以使用 OpenCV 创建一个。</w:t>
      </w:r>
      <w:r>
        <w:rPr>
          <w:rFonts w:hint="eastAsia"/>
        </w:rPr>
        <w:t>这里我们使用的是预训练分类器，在</w:t>
      </w:r>
      <w:r>
        <w:t>OpenCV中，静态图像和实时视频对人脸的检测有类似的操作，通俗来讲，视频人脸检测只是从摄像头读出每一帧的图像，然后再用静态图像的检测方法进行检测。人脸检测首先需要分类器：</w:t>
      </w:r>
    </w:p>
    <w:p>
      <w:pPr>
        <w:ind w:firstLine="420"/>
      </w:pPr>
      <w:r>
        <w:rPr>
          <w:rFonts w:hint="eastAsia"/>
        </w:rPr>
        <w:t>@ 人脸检测器（默认）：haarcascade_frontalface_default.xml</w:t>
      </w:r>
    </w:p>
    <w:p>
      <w:pPr>
        <w:ind w:firstLine="420"/>
      </w:pPr>
      <w:r>
        <w:rPr>
          <w:rFonts w:hint="eastAsia"/>
        </w:rPr>
        <w:t>@ 人脸检测器（快速Harr）：haarcascade_frontalface_alt2.xml</w:t>
      </w:r>
    </w:p>
    <w:p>
      <w:pPr>
        <w:ind w:firstLine="420"/>
      </w:pPr>
      <w:r>
        <w:rPr>
          <w:rFonts w:hint="eastAsia"/>
        </w:rPr>
        <w:t>@ 人脸检测器（侧视）：haarcascade_profileface.xml</w:t>
      </w:r>
    </w:p>
    <w:p>
      <w:pPr>
        <w:ind w:firstLine="420"/>
      </w:pPr>
      <w:r>
        <w:rPr>
          <w:rFonts w:hint="eastAsia"/>
        </w:rPr>
        <w:t>@ 眼部检测器（左眼）：haarcascade_lefteye_2splits.xml</w:t>
      </w:r>
    </w:p>
    <w:p>
      <w:pPr>
        <w:ind w:firstLine="420"/>
      </w:pPr>
      <w:r>
        <w:rPr>
          <w:rFonts w:hint="eastAsia"/>
        </w:rPr>
        <w:t>@ 眼部检测器（右眼）：haarcascade_righteye_2splits.xml</w:t>
      </w:r>
    </w:p>
    <w:p>
      <w:pPr>
        <w:ind w:firstLine="420"/>
      </w:pPr>
      <w:r>
        <w:rPr>
          <w:rFonts w:hint="eastAsia"/>
        </w:rPr>
        <w:t>@ 嘴部检测器：haarcascade_mcs_mouth.xml</w:t>
      </w:r>
    </w:p>
    <w:p>
      <w:pPr>
        <w:ind w:firstLine="420"/>
      </w:pPr>
      <w:r>
        <w:rPr>
          <w:rFonts w:hint="eastAsia"/>
        </w:rPr>
        <w:t>@ 鼻子检测器：haarcascade_mcs_nose.xml</w:t>
      </w:r>
    </w:p>
    <w:p>
      <w:pPr>
        <w:ind w:firstLine="420"/>
      </w:pPr>
      <w:r>
        <w:rPr>
          <w:rFonts w:hint="eastAsia"/>
        </w:rPr>
        <w:t>@ 身体检测器：haarcascade_fullbody.xml</w:t>
      </w:r>
    </w:p>
    <w:p>
      <w:pPr>
        <w:ind w:firstLine="420"/>
      </w:pPr>
      <w:r>
        <w:rPr>
          <w:rFonts w:hint="eastAsia"/>
        </w:rPr>
        <w:t>@ 人脸检测器（快速LBP）：lbpcascade_frontalface.xml</w:t>
      </w:r>
    </w:p>
    <w:p>
      <w:pPr>
        <w:ind w:firstLine="420"/>
      </w:pPr>
      <w:r>
        <w:rPr>
          <w:rFonts w:hint="eastAsia"/>
        </w:rPr>
        <w:t>@ 仅可以检测睁开的眼睛：</w:t>
      </w:r>
    </w:p>
    <w:p>
      <w:pPr>
        <w:ind w:firstLine="420"/>
      </w:pPr>
      <w:r>
        <w:t>@ haarcascade_eye.xml</w:t>
      </w:r>
    </w:p>
    <w:p>
      <w:pPr>
        <w:ind w:firstLine="420"/>
      </w:pPr>
      <w:r>
        <w:rPr>
          <w:rFonts w:hint="eastAsia"/>
        </w:rPr>
        <w:t>@ haarcascade_eye_tree_eyeglasses.xml [仅在带被检测者戴眼镜时方可检测]</w:t>
      </w:r>
    </w:p>
    <w:p>
      <w:pPr>
        <w:ind w:firstLine="420"/>
      </w:pPr>
      <w:r>
        <w:rPr>
          <w:rFonts w:hint="eastAsia"/>
        </w:rPr>
        <w:t>@ https://github.com/opencv/opencv/tree/master/data 下载分类器文件位置</w:t>
      </w:r>
    </w:p>
    <w:p>
      <w:pPr>
        <w:ind w:firstLine="420"/>
      </w:pPr>
      <w:r>
        <w:rPr>
          <w:rFonts w:hint="eastAsia"/>
        </w:rPr>
        <w:t>@ 注意以下返回值都是四个：坐标X，坐标Y，宽W，高H</w:t>
      </w:r>
    </w:p>
    <w:p>
      <w:pPr>
        <w:ind w:firstLine="420"/>
      </w:pPr>
      <w:r>
        <w:t>haarcascade_profileface.xml是Haar级联数据，此xml可从OpenCV3源码中的data/haarcascades中获得。接下来通过face_cascade.detectMultiScale()进行实际的人脸检测。我们不能将摄像头获取到的每帧图像直接传入.detectMultiScale()中，而是应该先将图像转换成灰度图，因为人脸检测需要这样的色彩空间。</w:t>
      </w:r>
    </w:p>
    <w:p>
      <w:r>
        <w:rPr>
          <w:rFonts w:hint="eastAsia"/>
        </w:rPr>
        <w:t>（</w:t>
      </w:r>
      <w:r>
        <w:t>注意：一定要正确输入haarcascade_profileface.xml的正确位置。</w:t>
      </w:r>
      <w:r>
        <w:rPr>
          <w:rFonts w:hint="eastAsia"/>
        </w:rPr>
        <w:t>）</w:t>
      </w:r>
    </w:p>
    <w:p>
      <w:r>
        <w:rPr>
          <w:rFonts w:hint="eastAsia"/>
        </w:rPr>
        <w:t>OpenCV中检测的API函数：</w:t>
      </w:r>
    </w:p>
    <w:p>
      <w:pPr>
        <w:rPr>
          <w:b/>
        </w:rPr>
      </w:pPr>
      <w:r>
        <w:rPr>
          <w:rFonts w:hint="eastAsia"/>
          <w:b/>
        </w:rPr>
        <w:t>detectMultiScale（const Mat&amp; image, vector&amp; objects, double scaleFactor=1.1，int minNeighbors, int flag，cvSize）</w:t>
      </w:r>
    </w:p>
    <w:p>
      <w:pPr>
        <w:pStyle w:val="36"/>
        <w:numPr>
          <w:ilvl w:val="0"/>
          <w:numId w:val="3"/>
        </w:numPr>
        <w:spacing w:before="0" w:after="0" w:line="240" w:lineRule="auto"/>
        <w:ind w:firstLineChars="0"/>
      </w:pPr>
      <w:r>
        <w:rPr>
          <w:rFonts w:hint="eastAsia"/>
        </w:rPr>
        <w:t>image：为输入的灰度图像</w:t>
      </w:r>
    </w:p>
    <w:p>
      <w:pPr>
        <w:pStyle w:val="36"/>
        <w:numPr>
          <w:ilvl w:val="0"/>
          <w:numId w:val="3"/>
        </w:numPr>
        <w:spacing w:before="0" w:after="0" w:line="240" w:lineRule="auto"/>
        <w:ind w:firstLineChars="0"/>
      </w:pPr>
      <w:r>
        <w:rPr>
          <w:rFonts w:hint="eastAsia"/>
        </w:rPr>
        <w:t>objects：为得到被检测物体的矩形框向量组</w:t>
      </w:r>
    </w:p>
    <w:p>
      <w:pPr>
        <w:pStyle w:val="36"/>
        <w:numPr>
          <w:ilvl w:val="0"/>
          <w:numId w:val="3"/>
        </w:numPr>
        <w:spacing w:before="0" w:after="0" w:line="240" w:lineRule="auto"/>
        <w:ind w:firstLineChars="0"/>
      </w:pPr>
      <w:r>
        <w:rPr>
          <w:rFonts w:hint="eastAsia"/>
        </w:rPr>
        <w:t>scaleFactor：为每一个图像尺度中的尺度参数，默认值为1.1。scale_factor参数可以决定两个不同大小的窗口扫描之间有多大的跳跃，这个参数设置的大，则意味着计算会变快，但如果窗口错过了某个大小的人脸，则可能丢失物体。</w:t>
      </w:r>
    </w:p>
    <w:p>
      <w:pPr>
        <w:pStyle w:val="36"/>
        <w:numPr>
          <w:ilvl w:val="0"/>
          <w:numId w:val="3"/>
        </w:numPr>
        <w:spacing w:before="0" w:after="0" w:line="240" w:lineRule="auto"/>
        <w:ind w:firstLineChars="0"/>
      </w:pPr>
      <w:r>
        <w:rPr>
          <w:rFonts w:hint="eastAsia"/>
        </w:rPr>
        <w:t>minNeighbors:参数为每一个级联矩形应该保留的邻近个数（没能理解这个参数，-_-|||），默认为3。minNeighbors控制着误检测，默认值为3表明至少有3次重叠检测，我们才认为人脸确实存。</w:t>
      </w:r>
    </w:p>
    <w:p>
      <w:pPr>
        <w:pStyle w:val="36"/>
        <w:numPr>
          <w:ilvl w:val="0"/>
          <w:numId w:val="3"/>
        </w:numPr>
        <w:spacing w:before="0" w:after="0" w:line="240" w:lineRule="auto"/>
        <w:ind w:firstLineChars="0"/>
      </w:pPr>
      <w:r>
        <w:rPr>
          <w:rFonts w:hint="eastAsia"/>
        </w:rPr>
        <w:t>minSize:为目标的最小尺寸</w:t>
      </w:r>
    </w:p>
    <w:p>
      <w:pPr>
        <w:pStyle w:val="36"/>
        <w:numPr>
          <w:ilvl w:val="0"/>
          <w:numId w:val="3"/>
        </w:numPr>
        <w:spacing w:before="0" w:after="0" w:line="240" w:lineRule="auto"/>
        <w:ind w:firstLineChars="0"/>
      </w:pPr>
      <w:r>
        <w:rPr>
          <w:rFonts w:hint="eastAsia"/>
        </w:rPr>
        <w:t>maxSize:为目标的最大尺寸</w:t>
      </w:r>
    </w:p>
    <w:p>
      <w:r>
        <w:rPr>
          <w:rFonts w:hint="eastAsia"/>
          <w:lang w:val="zh-CN"/>
        </w:rPr>
        <w:t>下面我们来看代码怎么实现</w:t>
      </w:r>
      <w:r>
        <w:rPr>
          <w:rFonts w:hint="eastAsia"/>
        </w:rPr>
        <w:t>：</w:t>
      </w:r>
    </w:p>
    <w:p/>
    <w:p>
      <w:pPr>
        <w:rPr>
          <w:i/>
          <w:u w:val="single"/>
        </w:rPr>
      </w:pPr>
      <w:r>
        <w:rPr>
          <w:rFonts w:hint="eastAsia"/>
          <w:i/>
        </w:rPr>
        <w:t>代码路径：</w:t>
      </w:r>
      <w:r>
        <w:rPr>
          <w:rFonts w:hint="eastAsia"/>
          <w:i/>
          <w:u w:val="single"/>
        </w:rPr>
        <w:t xml:space="preserve"> /home/pi/Yahboom_Project/3.AI视觉课程/</w:t>
      </w:r>
      <w:r>
        <w:rPr>
          <w:rFonts w:hint="eastAsia"/>
        </w:rPr>
        <w:t xml:space="preserve"> </w:t>
      </w:r>
      <w:r>
        <w:rPr>
          <w:rFonts w:hint="eastAsia"/>
          <w:i/>
          <w:u w:val="single"/>
        </w:rPr>
        <w:t>07.树莓派人脸识别/7.树莓派人脸识别.ipynb</w:t>
      </w:r>
    </w:p>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#bgr8转jpeg格式</w:t>
            </w:r>
          </w:p>
          <w:p>
            <w:pPr>
              <w:spacing w:before="0" w:after="0" w:line="240" w:lineRule="auto"/>
            </w:pPr>
            <w:r>
              <w:t>import enum</w:t>
            </w:r>
          </w:p>
          <w:p>
            <w:pPr>
              <w:spacing w:before="0" w:after="0" w:line="240" w:lineRule="auto"/>
            </w:pPr>
            <w:r>
              <w:t>import cv2</w:t>
            </w:r>
          </w:p>
          <w:p>
            <w:pPr>
              <w:spacing w:before="0" w:after="0" w:line="240" w:lineRule="auto"/>
            </w:pPr>
          </w:p>
          <w:p>
            <w:pPr>
              <w:spacing w:before="0" w:after="0" w:line="240" w:lineRule="auto"/>
            </w:pPr>
            <w:r>
              <w:t>def bgr8_to_jpeg(value, quality=75):</w:t>
            </w:r>
          </w:p>
          <w:p>
            <w:pPr>
              <w:spacing w:before="0" w:after="0" w:line="240" w:lineRule="auto"/>
            </w:pPr>
            <w:r>
              <w:t xml:space="preserve">    return bytes(cv2.imencode('.jpg', value)[1])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#摄像头显示组件</w:t>
            </w:r>
          </w:p>
          <w:p>
            <w:pPr>
              <w:spacing w:before="0" w:after="0" w:line="240" w:lineRule="auto"/>
            </w:pPr>
            <w:r>
              <w:t>import cv2</w:t>
            </w:r>
          </w:p>
          <w:p>
            <w:pPr>
              <w:spacing w:before="0" w:after="0" w:line="240" w:lineRule="auto"/>
            </w:pPr>
            <w:r>
              <w:t>import ipywidgets.widgets as widgets</w:t>
            </w:r>
          </w:p>
          <w:p>
            <w:pPr>
              <w:spacing w:before="0" w:after="0" w:line="240" w:lineRule="auto"/>
            </w:pPr>
            <w:r>
              <w:t>import threading</w:t>
            </w:r>
          </w:p>
          <w:p>
            <w:pPr>
              <w:spacing w:before="0" w:after="0" w:line="240" w:lineRule="auto"/>
            </w:pPr>
            <w:r>
              <w:t>import time</w:t>
            </w:r>
          </w:p>
          <w:p>
            <w:pPr>
              <w:spacing w:before="0" w:after="0" w:line="240" w:lineRule="auto"/>
            </w:pPr>
            <w:r>
              <w:t>import sys</w:t>
            </w:r>
          </w:p>
          <w:p>
            <w:pPr>
              <w:spacing w:before="0" w:after="0" w:line="240" w:lineRule="auto"/>
            </w:pPr>
          </w:p>
          <w:p>
            <w:pPr>
              <w:spacing w:before="0" w:after="0" w:line="240" w:lineRule="auto"/>
            </w:pPr>
            <w:r>
              <w:t>image_widget = widgets.Image(format='jpeg', width=320, height=240)</w:t>
            </w:r>
          </w:p>
          <w:p>
            <w:pPr>
              <w:spacing w:before="0" w:after="0" w:line="240" w:lineRule="auto"/>
            </w:pPr>
            <w:r>
              <w:t>display(image_widget)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image = cv2.VideoCapture(0)</w:t>
            </w:r>
          </w:p>
          <w:p>
            <w:pPr>
              <w:spacing w:before="0" w:after="0" w:line="240" w:lineRule="auto"/>
            </w:pPr>
            <w:r>
              <w:t>image.set(3,320)</w:t>
            </w:r>
          </w:p>
          <w:p>
            <w:pPr>
              <w:spacing w:before="0" w:after="0" w:line="240" w:lineRule="auto"/>
            </w:pPr>
            <w:r>
              <w:t>image.set(4,240)</w:t>
            </w:r>
          </w:p>
          <w:p>
            <w:pPr>
              <w:spacing w:before="0" w:after="0" w:line="240" w:lineRule="auto"/>
            </w:pPr>
            <w:r>
              <w:t>ret, frame = image.read()</w:t>
            </w:r>
          </w:p>
          <w:p>
            <w:pPr>
              <w:spacing w:before="0" w:after="0" w:line="240" w:lineRule="auto"/>
            </w:pPr>
            <w:r>
              <w:t>image_widget.value = bgr8_to_jpeg(frame)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线程功能操作库</w:t>
            </w:r>
          </w:p>
          <w:p>
            <w:pPr>
              <w:spacing w:before="0" w:after="0" w:line="240" w:lineRule="auto"/>
            </w:pPr>
            <w:r>
              <w:t>import inspect</w:t>
            </w:r>
          </w:p>
          <w:p>
            <w:pPr>
              <w:spacing w:before="0" w:after="0" w:line="240" w:lineRule="auto"/>
            </w:pPr>
            <w:r>
              <w:t>import ctypes</w:t>
            </w:r>
          </w:p>
          <w:p>
            <w:pPr>
              <w:spacing w:before="0" w:after="0" w:line="240" w:lineRule="auto"/>
            </w:pPr>
            <w:r>
              <w:t>def _async_raise(tid, exctype):</w:t>
            </w:r>
          </w:p>
          <w:p>
            <w:pPr>
              <w:spacing w:before="0" w:after="0" w:line="240" w:lineRule="auto"/>
            </w:pPr>
            <w:r>
              <w:t xml:space="preserve">    """raises the exception, performs cleanup if needed"""</w:t>
            </w:r>
          </w:p>
          <w:p>
            <w:pPr>
              <w:spacing w:before="0" w:after="0" w:line="240" w:lineRule="auto"/>
            </w:pPr>
            <w:r>
              <w:t xml:space="preserve">    tid = ctypes.c_long(tid)</w:t>
            </w:r>
          </w:p>
          <w:p>
            <w:pPr>
              <w:spacing w:before="0" w:after="0" w:line="240" w:lineRule="auto"/>
            </w:pPr>
            <w:r>
              <w:t xml:space="preserve">    if not inspect.isclass(exctype):</w:t>
            </w:r>
          </w:p>
          <w:p>
            <w:pPr>
              <w:spacing w:before="0" w:after="0" w:line="240" w:lineRule="auto"/>
            </w:pPr>
            <w:r>
              <w:t xml:space="preserve">        exctype = type(exctype)</w:t>
            </w:r>
          </w:p>
          <w:p>
            <w:pPr>
              <w:spacing w:before="0" w:after="0" w:line="240" w:lineRule="auto"/>
            </w:pPr>
            <w:r>
              <w:t xml:space="preserve">    res = ctypes.pythonapi.PyThreadState_SetAsyncExc(tid, ctypes.py_object(exctype))</w:t>
            </w:r>
          </w:p>
          <w:p>
            <w:pPr>
              <w:spacing w:before="0" w:after="0" w:line="240" w:lineRule="auto"/>
            </w:pPr>
            <w:r>
              <w:t xml:space="preserve">    if res == 0:</w:t>
            </w:r>
          </w:p>
          <w:p>
            <w:pPr>
              <w:spacing w:before="0" w:after="0" w:line="240" w:lineRule="auto"/>
            </w:pPr>
            <w:r>
              <w:t xml:space="preserve">        raise ValueError("invalid thread id")</w:t>
            </w:r>
          </w:p>
          <w:p>
            <w:pPr>
              <w:spacing w:before="0" w:after="0" w:line="240" w:lineRule="auto"/>
            </w:pPr>
            <w:r>
              <w:t xml:space="preserve">    elif res != 1:</w:t>
            </w:r>
          </w:p>
          <w:p>
            <w:pPr>
              <w:spacing w:before="0" w:after="0" w:line="240" w:lineRule="auto"/>
            </w:pPr>
            <w:r>
              <w:t xml:space="preserve">        # """if it returns a number greater than one, you're in trouble,</w:t>
            </w:r>
          </w:p>
          <w:p>
            <w:pPr>
              <w:spacing w:before="0" w:after="0" w:line="240" w:lineRule="auto"/>
            </w:pPr>
            <w:r>
              <w:t xml:space="preserve">        # and you should call it again with exc=NULL to revert the effect"""</w:t>
            </w:r>
          </w:p>
          <w:p>
            <w:pPr>
              <w:spacing w:before="0" w:after="0" w:line="240" w:lineRule="auto"/>
            </w:pPr>
            <w:r>
              <w:t xml:space="preserve">        ctypes.pythonapi.PyThreadState_SetAsyncExc(tid, None)</w:t>
            </w:r>
          </w:p>
          <w:p>
            <w:pPr>
              <w:spacing w:before="0" w:after="0" w:line="240" w:lineRule="auto"/>
            </w:pPr>
            <w:r>
              <w:t xml:space="preserve">        </w:t>
            </w:r>
          </w:p>
          <w:p>
            <w:pPr>
              <w:spacing w:before="0" w:after="0" w:line="240" w:lineRule="auto"/>
            </w:pPr>
            <w:r>
              <w:t>def stop_thread(thread):</w:t>
            </w:r>
          </w:p>
          <w:p>
            <w:pPr>
              <w:spacing w:before="0" w:after="0" w:line="240" w:lineRule="auto"/>
            </w:pPr>
            <w:r>
              <w:t xml:space="preserve">    _async_raise(thread.ident, SystemExit)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 body_haar = cv2.CascadeClassifier("haarcascade_upperbody.xml")</w:t>
            </w:r>
          </w:p>
          <w:p>
            <w:pPr>
              <w:spacing w:before="0" w:after="0" w:line="240" w:lineRule="auto"/>
            </w:pPr>
            <w:r>
              <w:t xml:space="preserve"># face_haar = cv2.CascadeClassifier("haarcascade_profileface.xml") </w:t>
            </w:r>
          </w:p>
          <w:p>
            <w:pPr>
              <w:spacing w:before="0" w:after="0" w:line="240" w:lineRule="auto"/>
            </w:pPr>
            <w:r>
              <w:t>face_haar = cv2.CascadeClassifier("haarcascade_fullbody.xml")</w:t>
            </w:r>
          </w:p>
          <w:p>
            <w:pPr>
              <w:spacing w:before="0" w:after="0" w:line="240" w:lineRule="auto"/>
            </w:pPr>
            <w:r>
              <w:t xml:space="preserve">#eye_haar = cv2.CascadeClassifier("haarcascade_eye.xml")  </w:t>
            </w:r>
          </w:p>
          <w:p>
            <w:pPr>
              <w:spacing w:before="0" w:after="0" w:line="240" w:lineRule="auto"/>
            </w:pPr>
            <w:r>
              <w:t xml:space="preserve">eye_haar = cv2.CascadeClassifier("haarcascade_eye_tree_eyeglasses.xml")  </w:t>
            </w:r>
          </w:p>
          <w:p>
            <w:pPr>
              <w:spacing w:before="0" w:after="0" w:line="240" w:lineRule="auto"/>
            </w:pPr>
            <w:r>
              <w:t>def Camera_display():</w:t>
            </w:r>
          </w:p>
          <w:p>
            <w:pPr>
              <w:spacing w:before="0" w:after="0" w:line="240" w:lineRule="auto"/>
            </w:pPr>
            <w:r>
              <w:t xml:space="preserve">    while 1:</w:t>
            </w:r>
          </w:p>
          <w:p>
            <w:pPr>
              <w:spacing w:before="0" w:after="0" w:line="240" w:lineRule="auto"/>
            </w:pPr>
            <w:r>
              <w:t xml:space="preserve">        ret, frame = image.read()</w:t>
            </w:r>
          </w:p>
          <w:p>
            <w:pPr>
              <w:spacing w:before="0" w:after="0" w:line="240" w:lineRule="auto"/>
            </w:pPr>
            <w:r>
              <w:rPr>
                <w:rFonts w:hint="eastAsia"/>
              </w:rPr>
              <w:t xml:space="preserve">        # 把图像转为黑白图像</w:t>
            </w:r>
          </w:p>
          <w:p>
            <w:pPr>
              <w:spacing w:before="0" w:after="0" w:line="240" w:lineRule="auto"/>
            </w:pPr>
            <w:r>
              <w:t xml:space="preserve">        gray_img = cv2.cvtColor(frame, cv2.COLOR_BGR2GRAY)</w:t>
            </w:r>
          </w:p>
          <w:p>
            <w:pPr>
              <w:spacing w:before="0" w:after="0" w:line="240" w:lineRule="auto"/>
            </w:pPr>
            <w:r>
              <w:rPr>
                <w:rFonts w:hint="eastAsia"/>
              </w:rPr>
              <w:t>#         # 检测图像中的所有行人</w:t>
            </w:r>
          </w:p>
          <w:p>
            <w:pPr>
              <w:spacing w:before="0" w:after="0" w:line="240" w:lineRule="auto"/>
            </w:pPr>
            <w:r>
              <w:t>#      bodies = body_haar.detectMultiScale(gray_img, 1.3, 5)</w:t>
            </w:r>
          </w:p>
          <w:p>
            <w:pPr>
              <w:spacing w:before="0" w:after="0" w:line="240" w:lineRule="auto"/>
            </w:pPr>
            <w:r>
              <w:t>#      for body_x,body_y,body_w,body_h in bodies:</w:t>
            </w:r>
          </w:p>
          <w:p>
            <w:pPr>
              <w:spacing w:before="0" w:after="0" w:line="240" w:lineRule="auto"/>
            </w:pPr>
            <w:r>
              <w:t>#      cv2.rectangle(frame, (body_x, body_y), (body_x+body_w, body_y+body_h), (0,255,0), 2)</w:t>
            </w:r>
          </w:p>
          <w:p>
            <w:pPr>
              <w:spacing w:before="0" w:after="0" w:line="240" w:lineRule="auto"/>
            </w:pPr>
          </w:p>
          <w:p>
            <w:pPr>
              <w:spacing w:before="0" w:after="0" w:line="240" w:lineRule="auto"/>
            </w:pPr>
            <w:r>
              <w:t xml:space="preserve">        faces = face_haar.detectMultiScale(gray_img, 1.1, 3)</w:t>
            </w:r>
          </w:p>
          <w:p>
            <w:pPr>
              <w:spacing w:before="0" w:after="0" w:line="240" w:lineRule="auto"/>
            </w:pPr>
            <w:r>
              <w:t xml:space="preserve">        for face_x,face_y,face_w,face_h in faces:</w:t>
            </w:r>
          </w:p>
          <w:p>
            <w:pPr>
              <w:spacing w:before="0" w:after="0" w:line="240" w:lineRule="auto"/>
            </w:pPr>
            <w:r>
              <w:t xml:space="preserve">            cv2.rectangle(frame, (face_x, face_y), (face_x+face_w, face_y+face_h), (0,255,0), 2)</w:t>
            </w:r>
          </w:p>
          <w:p>
            <w:pPr>
              <w:spacing w:before="0" w:after="0" w:line="240" w:lineRule="auto"/>
            </w:pPr>
            <w:r>
              <w:t xml:space="preserve">            </w:t>
            </w:r>
          </w:p>
          <w:p>
            <w:pPr>
              <w:spacing w:before="0" w:after="0" w:line="240" w:lineRule="auto"/>
            </w:pPr>
            <w:r>
              <w:t xml:space="preserve">        eyes = eye_haar.detectMultiScale(gray_img, 1.1, 3)</w:t>
            </w:r>
          </w:p>
          <w:p>
            <w:pPr>
              <w:spacing w:before="0" w:after="0" w:line="240" w:lineRule="auto"/>
            </w:pPr>
            <w:r>
              <w:t xml:space="preserve">        for eye_x,eye_y,eye_w,eye_h in eyes:</w:t>
            </w:r>
          </w:p>
          <w:p>
            <w:pPr>
              <w:spacing w:before="0" w:after="0" w:line="240" w:lineRule="auto"/>
            </w:pPr>
            <w:r>
              <w:t xml:space="preserve">            cv2.rectangle(frame, (eye_x,eye_y), (eye_x+eye_w, eye_y+eye_h), (255,0,0), 2)</w:t>
            </w:r>
          </w:p>
          <w:p>
            <w:pPr>
              <w:spacing w:before="0" w:after="0" w:line="240" w:lineRule="auto"/>
            </w:pPr>
            <w:r>
              <w:t xml:space="preserve">        </w:t>
            </w:r>
          </w:p>
          <w:p>
            <w:pPr>
              <w:spacing w:before="0" w:after="0" w:line="240" w:lineRule="auto"/>
            </w:pPr>
            <w:r>
              <w:t>#         eyes = eye_haar.detectMultiScale(gray_img, 1.3, 5)</w:t>
            </w:r>
          </w:p>
          <w:p>
            <w:pPr>
              <w:spacing w:before="0" w:after="0" w:line="240" w:lineRule="auto"/>
            </w:pPr>
            <w:r>
              <w:t>#         for eye_x,eye_y,eye_w,eye_h in eyes:</w:t>
            </w:r>
          </w:p>
          <w:p>
            <w:pPr>
              <w:spacing w:before="0" w:after="0" w:line="240" w:lineRule="auto"/>
            </w:pPr>
            <w:r>
              <w:t>#             cv2.rectangle(frame, (eye_x,eye_y), (eye_x+eye_w, eye_y+eye_h), (255,0,0), 2)</w:t>
            </w:r>
          </w:p>
          <w:p>
            <w:pPr>
              <w:spacing w:before="0" w:after="0" w:line="240" w:lineRule="auto"/>
            </w:pPr>
            <w:r>
              <w:t xml:space="preserve">    </w:t>
            </w:r>
          </w:p>
          <w:p>
            <w:pPr>
              <w:spacing w:before="0" w:after="0" w:line="240" w:lineRule="auto"/>
            </w:pPr>
            <w:r>
              <w:t xml:space="preserve">        image_widget.value = bgr8_to_jpeg(frame)</w:t>
            </w:r>
          </w:p>
          <w:p>
            <w:pPr>
              <w:spacing w:before="0" w:after="0" w:line="240" w:lineRule="auto"/>
            </w:pPr>
            <w:r>
              <w:t xml:space="preserve">        time.sleep(0.010)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#启动线程</w:t>
            </w:r>
          </w:p>
          <w:p>
            <w:pPr>
              <w:spacing w:before="0" w:after="0" w:line="240" w:lineRule="auto"/>
            </w:pPr>
            <w:r>
              <w:t>thread1 = threading.Thread(target=Camera_display)</w:t>
            </w:r>
          </w:p>
          <w:p>
            <w:pPr>
              <w:spacing w:before="0" w:after="0" w:line="240" w:lineRule="auto"/>
            </w:pPr>
            <w:r>
              <w:t>thread1.setDaemon(True)</w:t>
            </w:r>
          </w:p>
          <w:p>
            <w:pPr>
              <w:spacing w:before="0" w:after="0" w:line="240" w:lineRule="auto"/>
            </w:pPr>
            <w:r>
              <w:t>thread1.start()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#结束进程，释放摄像头，需要结束时执行</w:t>
            </w:r>
          </w:p>
          <w:p>
            <w:pPr>
              <w:spacing w:before="0" w:after="0" w:line="240" w:lineRule="auto"/>
            </w:pPr>
            <w:r>
              <w:t>stop_thread(thread1)</w:t>
            </w:r>
          </w:p>
          <w:p>
            <w:pPr>
              <w:spacing w:before="0" w:after="0" w:line="240" w:lineRule="auto"/>
            </w:pPr>
            <w:r>
              <w:t>image.release()</w:t>
            </w:r>
          </w:p>
        </w:tc>
      </w:tr>
    </w:tbl>
    <w:p/>
    <w:p>
      <w:pPr>
        <w:pStyle w:val="4"/>
        <w:keepNext/>
        <w:keepLines/>
        <w:numPr>
          <w:ilvl w:val="2"/>
          <w:numId w:val="1"/>
        </w:numPr>
        <w:spacing w:before="0" w:beforeAutospacing="0" w:after="80" w:afterAutospacing="0"/>
        <w:rPr>
          <w:rFonts w:cs="Arial Unicode MS" w:asciiTheme="minorHAnsi" w:hAnsiTheme="minorHAnsi" w:eastAsiaTheme="minorEastAsia"/>
          <w:bCs w:val="0"/>
          <w:color w:val="434343"/>
          <w:sz w:val="36"/>
          <w:szCs w:val="24"/>
          <w:lang w:val="zh-CN"/>
        </w:rPr>
      </w:pPr>
      <w:bookmarkStart w:id="16" w:name="_Toc35866781"/>
      <w:r>
        <w:rPr>
          <w:rFonts w:hint="eastAsia" w:cs="Arial Unicode MS" w:asciiTheme="minorHAnsi" w:hAnsiTheme="minorHAnsi" w:eastAsiaTheme="minorEastAsia"/>
          <w:bCs w:val="0"/>
          <w:color w:val="434343"/>
          <w:sz w:val="36"/>
          <w:szCs w:val="24"/>
          <w:lang w:val="zh-CN"/>
        </w:rPr>
        <w:t>树莓派人脸追踪</w:t>
      </w:r>
      <w:bookmarkEnd w:id="16"/>
      <w:bookmarkStart w:id="18" w:name="_GoBack"/>
      <w:bookmarkEnd w:id="18"/>
    </w:p>
    <w:p>
      <w:pPr>
        <w:rPr>
          <w:lang w:val="zh-CN"/>
        </w:rPr>
      </w:pPr>
      <w:r>
        <w:rPr>
          <w:rFonts w:hint="eastAsia"/>
          <w:lang w:val="zh-CN"/>
        </w:rPr>
        <w:tab/>
      </w:r>
      <w:r>
        <w:rPr>
          <w:rFonts w:hint="eastAsia"/>
          <w:lang w:val="zh-CN"/>
        </w:rPr>
        <w:t>根据上节的教程理论，我们开始结合摄像头云台实现人脸追踪，用到PID的部分可以参考2.7 PID的使用教程。下面直接看下代码是怎实现的。</w:t>
      </w:r>
    </w:p>
    <w:p>
      <w:pPr>
        <w:rPr>
          <w:lang w:val="zh-CN"/>
        </w:rPr>
      </w:pPr>
    </w:p>
    <w:p>
      <w:pPr>
        <w:rPr>
          <w:i/>
          <w:u w:val="single"/>
        </w:rPr>
      </w:pPr>
      <w:r>
        <w:rPr>
          <w:rFonts w:hint="eastAsia"/>
          <w:i/>
        </w:rPr>
        <w:t>代码路径：</w:t>
      </w:r>
      <w:r>
        <w:rPr>
          <w:rFonts w:hint="eastAsia"/>
          <w:i/>
          <w:u w:val="single"/>
        </w:rPr>
        <w:t xml:space="preserve"> /home/pi/Yahboom_Project/3.AI视觉课程/</w:t>
      </w:r>
      <w:r>
        <w:rPr>
          <w:rFonts w:hint="eastAsia"/>
        </w:rPr>
        <w:t xml:space="preserve"> </w:t>
      </w:r>
      <w:r>
        <w:rPr>
          <w:rFonts w:hint="eastAsia"/>
          <w:i/>
          <w:u w:val="single"/>
        </w:rPr>
        <w:t>08.树莓派人脸追踪/8.树莓派人脸追踪.ipynb</w:t>
      </w:r>
    </w:p>
    <w:p>
      <w:pPr>
        <w:rPr>
          <w:i/>
          <w:u w:val="single"/>
        </w:rPr>
      </w:pP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#bgr8转jpeg格式</w:t>
            </w:r>
          </w:p>
          <w:p>
            <w:pPr>
              <w:spacing w:before="0" w:after="0" w:line="240" w:lineRule="auto"/>
            </w:pPr>
            <w:r>
              <w:t>import enum</w:t>
            </w:r>
          </w:p>
          <w:p>
            <w:pPr>
              <w:spacing w:before="0" w:after="0" w:line="240" w:lineRule="auto"/>
            </w:pPr>
            <w:r>
              <w:t>import cv2</w:t>
            </w:r>
          </w:p>
          <w:p>
            <w:pPr>
              <w:spacing w:before="0" w:after="0" w:line="240" w:lineRule="auto"/>
            </w:pPr>
          </w:p>
          <w:p>
            <w:pPr>
              <w:spacing w:before="0" w:after="0" w:line="240" w:lineRule="auto"/>
            </w:pPr>
            <w:r>
              <w:t>def bgr8_to_jpeg(value, quality=75):</w:t>
            </w:r>
          </w:p>
          <w:p>
            <w:pPr>
              <w:spacing w:before="0" w:after="0" w:line="240" w:lineRule="auto"/>
            </w:pPr>
            <w:r>
              <w:t xml:space="preserve">    return bytes(cv2.imencode('.jpg', value)[1])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导入相关包，创建相机实例</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import cv2</w:t>
            </w:r>
          </w:p>
          <w:p>
            <w:pPr>
              <w:spacing w:before="0" w:after="0" w:line="240" w:lineRule="auto"/>
            </w:pPr>
            <w:r>
              <w:t>import ipywidgets.widgets as widgets</w:t>
            </w:r>
          </w:p>
          <w:p>
            <w:pPr>
              <w:spacing w:before="0" w:after="0" w:line="240" w:lineRule="auto"/>
            </w:pPr>
            <w:r>
              <w:t>import threading</w:t>
            </w:r>
          </w:p>
          <w:p>
            <w:pPr>
              <w:spacing w:before="0" w:after="0" w:line="240" w:lineRule="auto"/>
            </w:pPr>
            <w:r>
              <w:t>import time</w:t>
            </w:r>
          </w:p>
          <w:p>
            <w:pPr>
              <w:spacing w:before="0" w:after="0" w:line="240" w:lineRule="auto"/>
            </w:pPr>
            <w:r>
              <w:t>import sys</w:t>
            </w:r>
          </w:p>
          <w:p>
            <w:pPr>
              <w:spacing w:before="0" w:after="0" w:line="240" w:lineRule="auto"/>
            </w:pPr>
          </w:p>
          <w:p>
            <w:pPr>
              <w:spacing w:before="0" w:after="0" w:line="240" w:lineRule="auto"/>
            </w:pPr>
            <w:r>
              <w:t>image_widget = widgets.Image(format='jpeg', width=320, height=240)</w:t>
            </w:r>
          </w:p>
          <w:p>
            <w:pPr>
              <w:spacing w:before="0" w:after="0" w:line="240" w:lineRule="auto"/>
            </w:pPr>
            <w:r>
              <w:t>display(image_widget)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添加PID滑竿调节PID值</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import ipywidgets as widgets</w:t>
            </w:r>
          </w:p>
          <w:p>
            <w:pPr>
              <w:spacing w:before="0" w:after="0" w:line="240" w:lineRule="auto"/>
            </w:pPr>
            <w:r>
              <w:t xml:space="preserve">    </w:t>
            </w:r>
          </w:p>
          <w:p>
            <w:pPr>
              <w:spacing w:before="0" w:after="0" w:line="240" w:lineRule="auto"/>
            </w:pPr>
            <w:r>
              <w:t>XServo_P = widgets.FloatSlider(</w:t>
            </w:r>
          </w:p>
          <w:p>
            <w:pPr>
              <w:spacing w:before="0" w:after="0" w:line="240" w:lineRule="auto"/>
            </w:pPr>
            <w:r>
              <w:t>value=1.1,</w:t>
            </w:r>
          </w:p>
          <w:p>
            <w:pPr>
              <w:spacing w:before="0" w:after="0" w:line="240" w:lineRule="auto"/>
            </w:pPr>
            <w:r>
              <w:t>min=0,</w:t>
            </w:r>
          </w:p>
          <w:p>
            <w:pPr>
              <w:spacing w:before="0" w:after="0" w:line="240" w:lineRule="auto"/>
            </w:pPr>
            <w:r>
              <w:t>max=10.0,</w:t>
            </w:r>
          </w:p>
          <w:p>
            <w:pPr>
              <w:spacing w:before="0" w:after="0" w:line="240" w:lineRule="auto"/>
            </w:pPr>
            <w:r>
              <w:t>step=0.1,</w:t>
            </w:r>
          </w:p>
          <w:p>
            <w:pPr>
              <w:spacing w:before="0" w:after="0" w:line="240" w:lineRule="auto"/>
            </w:pPr>
            <w:r>
              <w:t>description='XServo-P:',</w:t>
            </w:r>
          </w:p>
          <w:p>
            <w:pPr>
              <w:spacing w:before="0" w:after="0" w:line="240" w:lineRule="auto"/>
            </w:pPr>
            <w:r>
              <w:t>disabled=False,</w:t>
            </w:r>
          </w:p>
          <w:p>
            <w:pPr>
              <w:spacing w:before="0" w:after="0" w:line="240" w:lineRule="auto"/>
            </w:pPr>
            <w:r>
              <w:t>continuous_update=False,</w:t>
            </w:r>
          </w:p>
          <w:p>
            <w:pPr>
              <w:spacing w:before="0" w:after="0" w:line="240" w:lineRule="auto"/>
            </w:pPr>
            <w:r>
              <w:t>orientation='horizontal',</w:t>
            </w:r>
          </w:p>
          <w:p>
            <w:pPr>
              <w:spacing w:before="0" w:after="0" w:line="240" w:lineRule="auto"/>
            </w:pPr>
            <w:r>
              <w:t>readout=True,</w:t>
            </w:r>
          </w:p>
          <w:p>
            <w:pPr>
              <w:spacing w:before="0" w:after="0" w:line="240" w:lineRule="auto"/>
            </w:pPr>
            <w:r>
              <w:t>readout_format='.1f',</w:t>
            </w:r>
          </w:p>
          <w:p>
            <w:pPr>
              <w:spacing w:before="0" w:after="0" w:line="240" w:lineRule="auto"/>
            </w:pPr>
            <w:r>
              <w:t>)</w:t>
            </w:r>
          </w:p>
          <w:p>
            <w:pPr>
              <w:spacing w:before="0" w:after="0" w:line="240" w:lineRule="auto"/>
            </w:pPr>
          </w:p>
          <w:p>
            <w:pPr>
              <w:spacing w:before="0" w:after="0" w:line="240" w:lineRule="auto"/>
            </w:pPr>
            <w:r>
              <w:t>XServo_I = widgets.FloatSlider(</w:t>
            </w:r>
          </w:p>
          <w:p>
            <w:pPr>
              <w:spacing w:before="0" w:after="0" w:line="240" w:lineRule="auto"/>
            </w:pPr>
            <w:r>
              <w:t>value=0.2,</w:t>
            </w:r>
          </w:p>
          <w:p>
            <w:pPr>
              <w:spacing w:before="0" w:after="0" w:line="240" w:lineRule="auto"/>
            </w:pPr>
            <w:r>
              <w:t>min=0,</w:t>
            </w:r>
          </w:p>
          <w:p>
            <w:pPr>
              <w:spacing w:before="0" w:after="0" w:line="240" w:lineRule="auto"/>
            </w:pPr>
            <w:r>
              <w:t>max=10.0,</w:t>
            </w:r>
          </w:p>
          <w:p>
            <w:pPr>
              <w:spacing w:before="0" w:after="0" w:line="240" w:lineRule="auto"/>
            </w:pPr>
            <w:r>
              <w:t>step=0.1,</w:t>
            </w:r>
          </w:p>
          <w:p>
            <w:pPr>
              <w:spacing w:before="0" w:after="0" w:line="240" w:lineRule="auto"/>
            </w:pPr>
            <w:r>
              <w:t>description='XServo-I:',</w:t>
            </w:r>
          </w:p>
          <w:p>
            <w:pPr>
              <w:spacing w:before="0" w:after="0" w:line="240" w:lineRule="auto"/>
            </w:pPr>
            <w:r>
              <w:t>disabled=False,</w:t>
            </w:r>
          </w:p>
          <w:p>
            <w:pPr>
              <w:spacing w:before="0" w:after="0" w:line="240" w:lineRule="auto"/>
            </w:pPr>
            <w:r>
              <w:t>continuous_update=False,</w:t>
            </w:r>
          </w:p>
          <w:p>
            <w:pPr>
              <w:spacing w:before="0" w:after="0" w:line="240" w:lineRule="auto"/>
            </w:pPr>
            <w:r>
              <w:t>orientation='horizontal',</w:t>
            </w:r>
          </w:p>
          <w:p>
            <w:pPr>
              <w:spacing w:before="0" w:after="0" w:line="240" w:lineRule="auto"/>
            </w:pPr>
            <w:r>
              <w:t>readout=True,</w:t>
            </w:r>
          </w:p>
          <w:p>
            <w:pPr>
              <w:spacing w:before="0" w:after="0" w:line="240" w:lineRule="auto"/>
            </w:pPr>
            <w:r>
              <w:t>readout_format='.1f',</w:t>
            </w:r>
          </w:p>
          <w:p>
            <w:pPr>
              <w:spacing w:before="0" w:after="0" w:line="240" w:lineRule="auto"/>
            </w:pPr>
            <w:r>
              <w:t>)</w:t>
            </w:r>
          </w:p>
          <w:p>
            <w:pPr>
              <w:spacing w:before="0" w:after="0" w:line="240" w:lineRule="auto"/>
            </w:pPr>
          </w:p>
          <w:p>
            <w:pPr>
              <w:spacing w:before="0" w:after="0" w:line="240" w:lineRule="auto"/>
            </w:pPr>
            <w:r>
              <w:t>XServo_D = widgets.FloatSlider(</w:t>
            </w:r>
          </w:p>
          <w:p>
            <w:pPr>
              <w:spacing w:before="0" w:after="0" w:line="240" w:lineRule="auto"/>
            </w:pPr>
            <w:r>
              <w:t>value=0.8,</w:t>
            </w:r>
          </w:p>
          <w:p>
            <w:pPr>
              <w:spacing w:before="0" w:after="0" w:line="240" w:lineRule="auto"/>
            </w:pPr>
            <w:r>
              <w:t>min=0,</w:t>
            </w:r>
          </w:p>
          <w:p>
            <w:pPr>
              <w:spacing w:before="0" w:after="0" w:line="240" w:lineRule="auto"/>
            </w:pPr>
            <w:r>
              <w:t>max=10.0,</w:t>
            </w:r>
          </w:p>
          <w:p>
            <w:pPr>
              <w:spacing w:before="0" w:after="0" w:line="240" w:lineRule="auto"/>
            </w:pPr>
            <w:r>
              <w:t>step=0.1,</w:t>
            </w:r>
          </w:p>
          <w:p>
            <w:pPr>
              <w:spacing w:before="0" w:after="0" w:line="240" w:lineRule="auto"/>
            </w:pPr>
            <w:r>
              <w:t>description='XServer-D:',</w:t>
            </w:r>
          </w:p>
          <w:p>
            <w:pPr>
              <w:spacing w:before="0" w:after="0" w:line="240" w:lineRule="auto"/>
            </w:pPr>
            <w:r>
              <w:t>disabled=False,</w:t>
            </w:r>
          </w:p>
          <w:p>
            <w:pPr>
              <w:spacing w:before="0" w:after="0" w:line="240" w:lineRule="auto"/>
            </w:pPr>
            <w:r>
              <w:t>continuous_update=False,</w:t>
            </w:r>
          </w:p>
          <w:p>
            <w:pPr>
              <w:spacing w:before="0" w:after="0" w:line="240" w:lineRule="auto"/>
            </w:pPr>
            <w:r>
              <w:t>orientation='horizontal',</w:t>
            </w:r>
          </w:p>
          <w:p>
            <w:pPr>
              <w:spacing w:before="0" w:after="0" w:line="240" w:lineRule="auto"/>
            </w:pPr>
            <w:r>
              <w:t>readout=True,</w:t>
            </w:r>
          </w:p>
          <w:p>
            <w:pPr>
              <w:spacing w:before="0" w:after="0" w:line="240" w:lineRule="auto"/>
            </w:pPr>
            <w:r>
              <w:t>readout_format='.1f',</w:t>
            </w:r>
          </w:p>
          <w:p>
            <w:pPr>
              <w:spacing w:before="0" w:after="0" w:line="240" w:lineRule="auto"/>
            </w:pPr>
            <w:r>
              <w:t>)</w:t>
            </w:r>
          </w:p>
          <w:p>
            <w:pPr>
              <w:spacing w:before="0" w:after="0" w:line="240" w:lineRule="auto"/>
            </w:pPr>
          </w:p>
          <w:p>
            <w:pPr>
              <w:spacing w:before="0" w:after="0" w:line="240" w:lineRule="auto"/>
            </w:pPr>
            <w:r>
              <w:t>YServo_P = widgets.FloatSlider(</w:t>
            </w:r>
          </w:p>
          <w:p>
            <w:pPr>
              <w:spacing w:before="0" w:after="0" w:line="240" w:lineRule="auto"/>
            </w:pPr>
            <w:r>
              <w:t>value=0.8,</w:t>
            </w:r>
          </w:p>
          <w:p>
            <w:pPr>
              <w:spacing w:before="0" w:after="0" w:line="240" w:lineRule="auto"/>
            </w:pPr>
            <w:r>
              <w:t>min=0,</w:t>
            </w:r>
          </w:p>
          <w:p>
            <w:pPr>
              <w:spacing w:before="0" w:after="0" w:line="240" w:lineRule="auto"/>
            </w:pPr>
            <w:r>
              <w:t>max=10.0,</w:t>
            </w:r>
          </w:p>
          <w:p>
            <w:pPr>
              <w:spacing w:before="0" w:after="0" w:line="240" w:lineRule="auto"/>
            </w:pPr>
            <w:r>
              <w:t>step=0.1,</w:t>
            </w:r>
          </w:p>
          <w:p>
            <w:pPr>
              <w:spacing w:before="0" w:after="0" w:line="240" w:lineRule="auto"/>
            </w:pPr>
            <w:r>
              <w:t>description='YServo-P:',</w:t>
            </w:r>
          </w:p>
          <w:p>
            <w:pPr>
              <w:spacing w:before="0" w:after="0" w:line="240" w:lineRule="auto"/>
            </w:pPr>
            <w:r>
              <w:t>disabled=False,</w:t>
            </w:r>
          </w:p>
          <w:p>
            <w:pPr>
              <w:spacing w:before="0" w:after="0" w:line="240" w:lineRule="auto"/>
            </w:pPr>
            <w:r>
              <w:t>continuous_update=False,</w:t>
            </w:r>
          </w:p>
          <w:p>
            <w:pPr>
              <w:spacing w:before="0" w:after="0" w:line="240" w:lineRule="auto"/>
            </w:pPr>
            <w:r>
              <w:t>orientation='horizontal',</w:t>
            </w:r>
          </w:p>
          <w:p>
            <w:pPr>
              <w:spacing w:before="0" w:after="0" w:line="240" w:lineRule="auto"/>
            </w:pPr>
            <w:r>
              <w:t>readout=True,</w:t>
            </w:r>
          </w:p>
          <w:p>
            <w:pPr>
              <w:spacing w:before="0" w:after="0" w:line="240" w:lineRule="auto"/>
            </w:pPr>
            <w:r>
              <w:t>readout_format='.1f',</w:t>
            </w:r>
          </w:p>
          <w:p>
            <w:pPr>
              <w:spacing w:before="0" w:after="0" w:line="240" w:lineRule="auto"/>
            </w:pPr>
            <w:r>
              <w:t>)</w:t>
            </w:r>
          </w:p>
          <w:p>
            <w:pPr>
              <w:spacing w:before="0" w:after="0" w:line="240" w:lineRule="auto"/>
            </w:pPr>
          </w:p>
          <w:p>
            <w:pPr>
              <w:spacing w:before="0" w:after="0" w:line="240" w:lineRule="auto"/>
            </w:pPr>
            <w:r>
              <w:t>YServo_I = widgets.FloatSlider(</w:t>
            </w:r>
          </w:p>
          <w:p>
            <w:pPr>
              <w:spacing w:before="0" w:after="0" w:line="240" w:lineRule="auto"/>
            </w:pPr>
            <w:r>
              <w:t>value=0.2,</w:t>
            </w:r>
          </w:p>
          <w:p>
            <w:pPr>
              <w:spacing w:before="0" w:after="0" w:line="240" w:lineRule="auto"/>
            </w:pPr>
            <w:r>
              <w:t>min=0,</w:t>
            </w:r>
          </w:p>
          <w:p>
            <w:pPr>
              <w:spacing w:before="0" w:after="0" w:line="240" w:lineRule="auto"/>
            </w:pPr>
            <w:r>
              <w:t>max=10.0,</w:t>
            </w:r>
          </w:p>
          <w:p>
            <w:pPr>
              <w:spacing w:before="0" w:after="0" w:line="240" w:lineRule="auto"/>
            </w:pPr>
            <w:r>
              <w:t>step=0.1,</w:t>
            </w:r>
          </w:p>
          <w:p>
            <w:pPr>
              <w:spacing w:before="0" w:after="0" w:line="240" w:lineRule="auto"/>
            </w:pPr>
            <w:r>
              <w:t>description='YServo-I:',</w:t>
            </w:r>
          </w:p>
          <w:p>
            <w:pPr>
              <w:spacing w:before="0" w:after="0" w:line="240" w:lineRule="auto"/>
            </w:pPr>
            <w:r>
              <w:t>disabled=False,</w:t>
            </w:r>
          </w:p>
          <w:p>
            <w:pPr>
              <w:spacing w:before="0" w:after="0" w:line="240" w:lineRule="auto"/>
            </w:pPr>
            <w:r>
              <w:t>continuous_update=False,</w:t>
            </w:r>
          </w:p>
          <w:p>
            <w:pPr>
              <w:spacing w:before="0" w:after="0" w:line="240" w:lineRule="auto"/>
            </w:pPr>
            <w:r>
              <w:t>orientation='horizontal',</w:t>
            </w:r>
          </w:p>
          <w:p>
            <w:pPr>
              <w:spacing w:before="0" w:after="0" w:line="240" w:lineRule="auto"/>
            </w:pPr>
            <w:r>
              <w:t>readout=True,</w:t>
            </w:r>
          </w:p>
          <w:p>
            <w:pPr>
              <w:spacing w:before="0" w:after="0" w:line="240" w:lineRule="auto"/>
            </w:pPr>
            <w:r>
              <w:t>readout_format='.1f',</w:t>
            </w:r>
          </w:p>
          <w:p>
            <w:pPr>
              <w:spacing w:before="0" w:after="0" w:line="240" w:lineRule="auto"/>
            </w:pPr>
            <w:r>
              <w:t>)</w:t>
            </w:r>
          </w:p>
          <w:p>
            <w:pPr>
              <w:spacing w:before="0" w:after="0" w:line="240" w:lineRule="auto"/>
            </w:pPr>
          </w:p>
          <w:p>
            <w:pPr>
              <w:spacing w:before="0" w:after="0" w:line="240" w:lineRule="auto"/>
            </w:pPr>
            <w:r>
              <w:t>YServo_D = widgets.FloatSlider(</w:t>
            </w:r>
          </w:p>
          <w:p>
            <w:pPr>
              <w:spacing w:before="0" w:after="0" w:line="240" w:lineRule="auto"/>
            </w:pPr>
            <w:r>
              <w:t>value=0.8,</w:t>
            </w:r>
          </w:p>
          <w:p>
            <w:pPr>
              <w:spacing w:before="0" w:after="0" w:line="240" w:lineRule="auto"/>
            </w:pPr>
            <w:r>
              <w:t>min=0,</w:t>
            </w:r>
          </w:p>
          <w:p>
            <w:pPr>
              <w:spacing w:before="0" w:after="0" w:line="240" w:lineRule="auto"/>
            </w:pPr>
            <w:r>
              <w:t>max=10.0,</w:t>
            </w:r>
          </w:p>
          <w:p>
            <w:pPr>
              <w:spacing w:before="0" w:after="0" w:line="240" w:lineRule="auto"/>
            </w:pPr>
            <w:r>
              <w:t>step=0.1,</w:t>
            </w:r>
          </w:p>
          <w:p>
            <w:pPr>
              <w:spacing w:before="0" w:after="0" w:line="240" w:lineRule="auto"/>
            </w:pPr>
            <w:r>
              <w:t>description='YServer-D:',</w:t>
            </w:r>
          </w:p>
          <w:p>
            <w:pPr>
              <w:spacing w:before="0" w:after="0" w:line="240" w:lineRule="auto"/>
            </w:pPr>
            <w:r>
              <w:t>disabled=False,</w:t>
            </w:r>
          </w:p>
          <w:p>
            <w:pPr>
              <w:spacing w:before="0" w:after="0" w:line="240" w:lineRule="auto"/>
            </w:pPr>
            <w:r>
              <w:t>continuous_update=False,</w:t>
            </w:r>
          </w:p>
          <w:p>
            <w:pPr>
              <w:spacing w:before="0" w:after="0" w:line="240" w:lineRule="auto"/>
            </w:pPr>
            <w:r>
              <w:t>orientation='horizontal',</w:t>
            </w:r>
          </w:p>
          <w:p>
            <w:pPr>
              <w:spacing w:before="0" w:after="0" w:line="240" w:lineRule="auto"/>
            </w:pPr>
            <w:r>
              <w:t>readout=True,</w:t>
            </w:r>
          </w:p>
          <w:p>
            <w:pPr>
              <w:spacing w:before="0" w:after="0" w:line="240" w:lineRule="auto"/>
            </w:pPr>
            <w:r>
              <w:t>readout_format='.1f',</w:t>
            </w:r>
          </w:p>
          <w:p>
            <w:pPr>
              <w:spacing w:before="0" w:after="0" w:line="240" w:lineRule="auto"/>
            </w:pPr>
            <w:r>
              <w:t>)</w:t>
            </w:r>
          </w:p>
          <w:p>
            <w:pPr>
              <w:spacing w:before="0" w:after="0" w:line="240" w:lineRule="auto"/>
            </w:pPr>
            <w:r>
              <w:t>display(XServo_P, XServo_I, XServo_D, YServo_P, YServo_I, YServo_D)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创建相关控制变量</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global face_x, face_y, face_w, face_h</w:t>
            </w:r>
          </w:p>
          <w:p>
            <w:pPr>
              <w:spacing w:before="0" w:after="0" w:line="240" w:lineRule="auto"/>
            </w:pPr>
            <w:r>
              <w:t>face_x = face_y = face_w = face_h = 0</w:t>
            </w:r>
          </w:p>
          <w:p>
            <w:pPr>
              <w:spacing w:before="0" w:after="0" w:line="240" w:lineRule="auto"/>
            </w:pPr>
            <w:r>
              <w:t>global target_valuex</w:t>
            </w:r>
          </w:p>
          <w:p>
            <w:pPr>
              <w:spacing w:before="0" w:after="0" w:line="240" w:lineRule="auto"/>
            </w:pPr>
            <w:r>
              <w:t>target_valuex = 2048</w:t>
            </w:r>
          </w:p>
          <w:p>
            <w:pPr>
              <w:spacing w:before="0" w:after="0" w:line="240" w:lineRule="auto"/>
            </w:pPr>
            <w:r>
              <w:t>global target_valuey</w:t>
            </w:r>
          </w:p>
          <w:p>
            <w:pPr>
              <w:spacing w:before="0" w:after="0" w:line="240" w:lineRule="auto"/>
            </w:pPr>
            <w:r>
              <w:t>target_valuey = 2048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创建PID控制实例</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import PID</w:t>
            </w:r>
          </w:p>
          <w:p>
            <w:pPr>
              <w:spacing w:before="0" w:after="0" w:line="240" w:lineRule="auto"/>
            </w:pPr>
          </w:p>
          <w:p>
            <w:pPr>
              <w:spacing w:before="0" w:after="0" w:line="240" w:lineRule="auto"/>
            </w:pPr>
            <w:r>
              <w:t># xservo_pid = PID.PositionalPID(1.1, 0.2, 0.8)</w:t>
            </w:r>
          </w:p>
          <w:p>
            <w:pPr>
              <w:spacing w:before="0" w:after="0" w:line="240" w:lineRule="auto"/>
            </w:pPr>
            <w:r>
              <w:t># yservo_pid = PID.PositionalPID(0.8, 0.2, 0.8)</w:t>
            </w:r>
          </w:p>
          <w:p>
            <w:pPr>
              <w:spacing w:before="0" w:after="0" w:line="240" w:lineRule="auto"/>
            </w:pPr>
          </w:p>
          <w:p>
            <w:pPr>
              <w:spacing w:before="0" w:after="0" w:line="240" w:lineRule="auto"/>
            </w:pPr>
            <w:r>
              <w:t>xservo_pid = PID.PositionalPID(XServo_P.value, XServo_I.value, XServo_D.value)</w:t>
            </w:r>
          </w:p>
          <w:p>
            <w:pPr>
              <w:spacing w:before="0" w:after="0" w:line="240" w:lineRule="auto"/>
            </w:pPr>
            <w:r>
              <w:t>yservo_pid = PID.PositionalPID(YServo_P.value, YServo_I.value, YServo_D.value)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设置GPIO口为BCM编码方式</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hint="eastAsia"/>
              </w:rPr>
            </w:pPr>
            <w:r>
              <w:rPr>
                <w:rFonts w:hint="eastAsia"/>
              </w:rPr>
              <w:t>import RPi.GPIO as GPIO</w:t>
            </w:r>
          </w:p>
          <w:p>
            <w:pPr>
              <w:spacing w:before="0" w:after="0" w:line="240" w:lineRule="auto"/>
              <w:rPr>
                <w:rFonts w:hint="eastAsia"/>
              </w:rPr>
            </w:pPr>
            <w:r>
              <w:rPr>
                <w:rFonts w:hint="eastAsia"/>
              </w:rPr>
              <w:t>import time</w:t>
            </w:r>
          </w:p>
          <w:p>
            <w:pPr>
              <w:spacing w:before="0" w:after="0" w:line="240" w:lineRule="auto"/>
              <w:rPr>
                <w:rFonts w:hint="eastAsia"/>
              </w:rPr>
            </w:pPr>
            <w:r>
              <w:rPr>
                <w:rFonts w:hint="eastAsia"/>
              </w:rPr>
              <w:t>#设置GPIO口为BCM编码方式</w:t>
            </w:r>
          </w:p>
          <w:p>
            <w:pPr>
              <w:spacing w:before="0" w:after="0" w:line="240" w:lineRule="auto"/>
              <w:rPr>
                <w:rFonts w:hint="eastAsia"/>
              </w:rPr>
            </w:pPr>
            <w:r>
              <w:rPr>
                <w:rFonts w:hint="eastAsia"/>
              </w:rPr>
              <w:t>GPIO.setmode(GPIO.BCM)</w:t>
            </w:r>
          </w:p>
          <w:p>
            <w:pPr>
              <w:spacing w:before="0" w:after="0" w:line="240" w:lineRule="auto"/>
              <w:rPr>
                <w:rFonts w:hint="eastAsia"/>
              </w:rPr>
            </w:pPr>
          </w:p>
          <w:p>
            <w:pPr>
              <w:spacing w:before="0" w:after="0" w:line="240" w:lineRule="auto"/>
              <w:rPr>
                <w:rFonts w:hint="eastAsia"/>
              </w:rPr>
            </w:pPr>
            <w:r>
              <w:rPr>
                <w:rFonts w:hint="eastAsia"/>
              </w:rPr>
              <w:t># #舵机引脚定义</w:t>
            </w:r>
          </w:p>
          <w:p>
            <w:pPr>
              <w:spacing w:before="0" w:after="0" w:line="240" w:lineRule="auto"/>
              <w:rPr>
                <w:rFonts w:hint="eastAsia"/>
              </w:rPr>
            </w:pPr>
            <w:r>
              <w:rPr>
                <w:rFonts w:hint="eastAsia"/>
              </w:rPr>
              <w:t>ServoPin = 11  #S2</w:t>
            </w:r>
          </w:p>
          <w:p>
            <w:pPr>
              <w:spacing w:before="0" w:after="0" w:line="240" w:lineRule="auto"/>
            </w:pPr>
            <w:r>
              <w:rPr>
                <w:rFonts w:hint="eastAsia"/>
              </w:rPr>
              <w:t>ServoPinB = 9  #S3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hint="eastAsia"/>
              </w:rPr>
            </w:pPr>
            <w:r>
              <w:rPr>
                <w:rFonts w:hint="eastAsia"/>
              </w:rPr>
              <w:t>#舵机引脚设置为输出模式</w:t>
            </w:r>
          </w:p>
          <w:p>
            <w:pPr>
              <w:spacing w:before="0" w:after="0" w:line="240" w:lineRule="auto"/>
              <w:rPr>
                <w:rFonts w:hint="eastAsia"/>
              </w:rPr>
            </w:pPr>
            <w:r>
              <w:rPr>
                <w:rFonts w:hint="eastAsia"/>
              </w:rPr>
              <w:t>def init():</w:t>
            </w:r>
          </w:p>
          <w:p>
            <w:pPr>
              <w:spacing w:before="0" w:after="0" w:line="240" w:lineRule="auto"/>
              <w:rPr>
                <w:rFonts w:hint="eastAsia"/>
              </w:rPr>
            </w:pPr>
            <w:r>
              <w:rPr>
                <w:rFonts w:hint="eastAsia"/>
              </w:rPr>
              <w:t xml:space="preserve">    GPIO.setup(ServoPin, GPIO.OUT)</w:t>
            </w:r>
          </w:p>
          <w:p>
            <w:pPr>
              <w:spacing w:before="0" w:after="0" w:line="240" w:lineRule="auto"/>
              <w:rPr>
                <w:rFonts w:hint="eastAsia"/>
              </w:rPr>
            </w:pPr>
            <w:r>
              <w:rPr>
                <w:rFonts w:hint="eastAsia"/>
              </w:rPr>
              <w:t xml:space="preserve">    GPIO.setup(ServoPinB, GPIO.OUT)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hint="eastAsia"/>
              </w:rPr>
            </w:pPr>
            <w:r>
              <w:rPr>
                <w:rFonts w:hint="eastAsia"/>
              </w:rPr>
              <w:t>#定义一个脉冲函数，用来模拟方式产生pwm值</w:t>
            </w:r>
          </w:p>
          <w:p>
            <w:pPr>
              <w:spacing w:before="0" w:after="0" w:line="240" w:lineRule="auto"/>
              <w:rPr>
                <w:rFonts w:hint="eastAsia"/>
              </w:rPr>
            </w:pPr>
            <w:r>
              <w:rPr>
                <w:rFonts w:hint="eastAsia"/>
              </w:rPr>
              <w:t>#时基脉冲为20ms，该脉冲高电平部分在0.5-2.5ms控制0-180度</w:t>
            </w:r>
          </w:p>
          <w:p>
            <w:pPr>
              <w:spacing w:before="0" w:after="0" w:line="240" w:lineRule="auto"/>
              <w:rPr>
                <w:rFonts w:hint="eastAsia"/>
              </w:rPr>
            </w:pPr>
            <w:r>
              <w:rPr>
                <w:rFonts w:hint="eastAsia"/>
              </w:rPr>
              <w:t>def servo_pulse(myangleA, myangleB):</w:t>
            </w:r>
          </w:p>
          <w:p>
            <w:pPr>
              <w:spacing w:before="0" w:after="0" w:line="240" w:lineRule="auto"/>
              <w:rPr>
                <w:rFonts w:hint="eastAsia"/>
              </w:rPr>
            </w:pPr>
            <w:r>
              <w:rPr>
                <w:rFonts w:hint="eastAsia"/>
              </w:rPr>
              <w:t xml:space="preserve">    pulsewidth = myangleA</w:t>
            </w:r>
          </w:p>
          <w:p>
            <w:pPr>
              <w:spacing w:before="0" w:after="0" w:line="240" w:lineRule="auto"/>
              <w:rPr>
                <w:rFonts w:hint="eastAsia"/>
              </w:rPr>
            </w:pPr>
            <w:r>
              <w:rPr>
                <w:rFonts w:hint="eastAsia"/>
              </w:rPr>
              <w:t xml:space="preserve">    GPIO.output(ServoPin, GPIO.HIGH)</w:t>
            </w:r>
          </w:p>
          <w:p>
            <w:pPr>
              <w:spacing w:before="0" w:after="0" w:line="240" w:lineRule="auto"/>
              <w:rPr>
                <w:rFonts w:hint="eastAsia"/>
              </w:rPr>
            </w:pPr>
            <w:r>
              <w:rPr>
                <w:rFonts w:hint="eastAsia"/>
              </w:rPr>
              <w:t xml:space="preserve">    time.sleep(pulsewidth/1000000.0)</w:t>
            </w:r>
          </w:p>
          <w:p>
            <w:pPr>
              <w:spacing w:before="0" w:after="0" w:line="240" w:lineRule="auto"/>
              <w:rPr>
                <w:rFonts w:hint="eastAsia"/>
              </w:rPr>
            </w:pPr>
            <w:r>
              <w:rPr>
                <w:rFonts w:hint="eastAsia"/>
              </w:rPr>
              <w:t xml:space="preserve">    GPIO.output(ServoPin, GPIO.LOW)</w:t>
            </w:r>
          </w:p>
          <w:p>
            <w:pPr>
              <w:spacing w:before="0" w:after="0" w:line="240" w:lineRule="auto"/>
              <w:rPr>
                <w:rFonts w:hint="eastAsia"/>
              </w:rPr>
            </w:pPr>
            <w:r>
              <w:rPr>
                <w:rFonts w:hint="eastAsia"/>
              </w:rPr>
              <w:t xml:space="preserve">    time.sleep(20.0/1000-pulsewidth/1000000.0)</w:t>
            </w:r>
          </w:p>
          <w:p>
            <w:pPr>
              <w:spacing w:before="0" w:after="0" w:line="240" w:lineRule="auto"/>
              <w:rPr>
                <w:rFonts w:hint="eastAsia"/>
              </w:rPr>
            </w:pPr>
            <w:r>
              <w:rPr>
                <w:rFonts w:hint="eastAsia"/>
              </w:rPr>
              <w:t xml:space="preserve">    </w:t>
            </w:r>
          </w:p>
          <w:p>
            <w:pPr>
              <w:spacing w:before="0" w:after="0" w:line="240" w:lineRule="auto"/>
              <w:rPr>
                <w:rFonts w:hint="eastAsia"/>
              </w:rPr>
            </w:pPr>
            <w:r>
              <w:rPr>
                <w:rFonts w:hint="eastAsia"/>
              </w:rPr>
              <w:t xml:space="preserve">    pulsewidthB = myangleB</w:t>
            </w:r>
          </w:p>
          <w:p>
            <w:pPr>
              <w:spacing w:before="0" w:after="0" w:line="240" w:lineRule="auto"/>
              <w:rPr>
                <w:rFonts w:hint="eastAsia"/>
              </w:rPr>
            </w:pPr>
            <w:r>
              <w:rPr>
                <w:rFonts w:hint="eastAsia"/>
              </w:rPr>
              <w:t xml:space="preserve">    GPIO.output(ServoPinB, GPIO.HIGH)</w:t>
            </w:r>
          </w:p>
          <w:p>
            <w:pPr>
              <w:spacing w:before="0" w:after="0" w:line="240" w:lineRule="auto"/>
              <w:rPr>
                <w:rFonts w:hint="eastAsia"/>
              </w:rPr>
            </w:pPr>
            <w:r>
              <w:rPr>
                <w:rFonts w:hint="eastAsia"/>
              </w:rPr>
              <w:t xml:space="preserve">    time.sleep(pulsewidthB/1000000.0)</w:t>
            </w:r>
          </w:p>
          <w:p>
            <w:pPr>
              <w:spacing w:before="0" w:after="0" w:line="240" w:lineRule="auto"/>
              <w:rPr>
                <w:rFonts w:hint="eastAsia"/>
              </w:rPr>
            </w:pPr>
            <w:r>
              <w:rPr>
                <w:rFonts w:hint="eastAsia"/>
              </w:rPr>
              <w:t xml:space="preserve">    GPIO.output(ServoPinB, GPIO.LOW)</w:t>
            </w:r>
          </w:p>
          <w:p>
            <w:pPr>
              <w:spacing w:before="0" w:after="0" w:line="240" w:lineRule="auto"/>
              <w:rPr>
                <w:rFonts w:hint="eastAsia"/>
              </w:rPr>
            </w:pPr>
            <w:r>
              <w:rPr>
                <w:rFonts w:hint="eastAsia"/>
              </w:rPr>
              <w:t xml:space="preserve">    time.sleep(20.0/1000-pulsewidthB/1000000.0)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rPr>
                <w:rFonts w:hint="eastAsia"/>
              </w:rPr>
            </w:pPr>
            <w:r>
              <w:rPr>
                <w:rFonts w:hint="eastAsia"/>
              </w:rPr>
              <w:t>#根据舵机脉冲控制范围为500-2500usec内：</w:t>
            </w:r>
          </w:p>
          <w:p>
            <w:pPr>
              <w:spacing w:before="0" w:after="0" w:line="240" w:lineRule="auto"/>
              <w:rPr>
                <w:rFonts w:hint="eastAsia"/>
              </w:rPr>
            </w:pPr>
            <w:r>
              <w:rPr>
                <w:rFonts w:hint="eastAsia"/>
              </w:rPr>
              <w:t>def Servo_control(angle_1, angle_2):</w:t>
            </w:r>
          </w:p>
          <w:p>
            <w:pPr>
              <w:spacing w:before="0" w:after="0" w:line="240" w:lineRule="auto"/>
              <w:rPr>
                <w:rFonts w:hint="eastAsia"/>
              </w:rPr>
            </w:pPr>
            <w:r>
              <w:rPr>
                <w:rFonts w:hint="eastAsia"/>
              </w:rPr>
              <w:t xml:space="preserve">    init()</w:t>
            </w:r>
          </w:p>
          <w:p>
            <w:pPr>
              <w:spacing w:before="0" w:after="0" w:line="240" w:lineRule="auto"/>
              <w:rPr>
                <w:rFonts w:hint="eastAsia"/>
              </w:rPr>
            </w:pPr>
            <w:r>
              <w:rPr>
                <w:rFonts w:hint="eastAsia"/>
              </w:rPr>
              <w:t xml:space="preserve">    if angle_1 &lt; 500:</w:t>
            </w:r>
          </w:p>
          <w:p>
            <w:pPr>
              <w:spacing w:before="0" w:after="0" w:line="240" w:lineRule="auto"/>
              <w:rPr>
                <w:rFonts w:hint="eastAsia"/>
              </w:rPr>
            </w:pPr>
            <w:r>
              <w:rPr>
                <w:rFonts w:hint="eastAsia"/>
              </w:rPr>
              <w:t xml:space="preserve">        angle_1 = 500</w:t>
            </w:r>
          </w:p>
          <w:p>
            <w:pPr>
              <w:spacing w:before="0" w:after="0" w:line="240" w:lineRule="auto"/>
              <w:rPr>
                <w:rFonts w:hint="eastAsia"/>
              </w:rPr>
            </w:pPr>
            <w:r>
              <w:rPr>
                <w:rFonts w:hint="eastAsia"/>
              </w:rPr>
              <w:t xml:space="preserve">    elif angle_1 &gt; 2500:</w:t>
            </w:r>
          </w:p>
          <w:p>
            <w:pPr>
              <w:spacing w:before="0" w:after="0" w:line="240" w:lineRule="auto"/>
              <w:rPr>
                <w:rFonts w:hint="eastAsia"/>
              </w:rPr>
            </w:pPr>
            <w:r>
              <w:rPr>
                <w:rFonts w:hint="eastAsia"/>
              </w:rPr>
              <w:t xml:space="preserve">        angle_1 = 2500</w:t>
            </w:r>
          </w:p>
          <w:p>
            <w:pPr>
              <w:spacing w:before="0" w:after="0" w:line="240" w:lineRule="auto"/>
              <w:rPr>
                <w:rFonts w:hint="eastAsia"/>
              </w:rPr>
            </w:pPr>
            <w:r>
              <w:rPr>
                <w:rFonts w:hint="eastAsia"/>
              </w:rPr>
              <w:t xml:space="preserve">        </w:t>
            </w:r>
          </w:p>
          <w:p>
            <w:pPr>
              <w:spacing w:before="0" w:after="0" w:line="240" w:lineRule="auto"/>
              <w:rPr>
                <w:rFonts w:hint="eastAsia"/>
              </w:rPr>
            </w:pPr>
            <w:r>
              <w:rPr>
                <w:rFonts w:hint="eastAsia"/>
              </w:rPr>
              <w:t xml:space="preserve">    if angle_2 &lt; 500:</w:t>
            </w:r>
          </w:p>
          <w:p>
            <w:pPr>
              <w:spacing w:before="0" w:after="0" w:line="240" w:lineRule="auto"/>
              <w:rPr>
                <w:rFonts w:hint="eastAsia"/>
              </w:rPr>
            </w:pPr>
            <w:r>
              <w:rPr>
                <w:rFonts w:hint="eastAsia"/>
              </w:rPr>
              <w:t xml:space="preserve">        angle_2 = 500</w:t>
            </w:r>
          </w:p>
          <w:p>
            <w:pPr>
              <w:spacing w:before="0" w:after="0" w:line="240" w:lineRule="auto"/>
              <w:rPr>
                <w:rFonts w:hint="eastAsia"/>
              </w:rPr>
            </w:pPr>
            <w:r>
              <w:rPr>
                <w:rFonts w:hint="eastAsia"/>
              </w:rPr>
              <w:t xml:space="preserve">    elif angle_2 &gt; 2500:</w:t>
            </w:r>
          </w:p>
          <w:p>
            <w:pPr>
              <w:spacing w:before="0" w:after="0" w:line="240" w:lineRule="auto"/>
              <w:rPr>
                <w:rFonts w:hint="eastAsia"/>
              </w:rPr>
            </w:pPr>
            <w:r>
              <w:rPr>
                <w:rFonts w:hint="eastAsia"/>
              </w:rPr>
              <w:t xml:space="preserve">        angle_2 = 2500</w:t>
            </w:r>
          </w:p>
          <w:p>
            <w:pPr>
              <w:spacing w:before="0" w:after="0" w:line="240" w:lineRule="auto"/>
              <w:rPr>
                <w:rFonts w:hint="eastAsia"/>
              </w:rPr>
            </w:pPr>
            <w:r>
              <w:rPr>
                <w:rFonts w:hint="eastAsia"/>
              </w:rPr>
              <w:t xml:space="preserve">    servo_pulse(angle_1, angle_2)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载入"Haar"" 级联分类器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import cv2</w:t>
            </w:r>
          </w:p>
          <w:p>
            <w:pPr>
              <w:spacing w:before="0" w:after="0" w:line="240" w:lineRule="auto"/>
            </w:pPr>
            <w:r>
              <w:t>face_haar = cv2.CascadeClassifier('haarcascade_profileface.xml')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开启摄像头</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image = cv2.VideoCapture(0)</w:t>
            </w:r>
          </w:p>
          <w:p>
            <w:pPr>
              <w:spacing w:before="0" w:after="0" w:line="240" w:lineRule="auto"/>
            </w:pPr>
            <w:r>
              <w:t>image.set(3,320)</w:t>
            </w:r>
          </w:p>
          <w:p>
            <w:pPr>
              <w:spacing w:before="0" w:after="0" w:line="240" w:lineRule="auto"/>
            </w:pPr>
            <w:r>
              <w:t>image.set(4,240)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云台运动主进程</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while 1:</w:t>
            </w:r>
          </w:p>
          <w:p>
            <w:pPr>
              <w:spacing w:before="0" w:after="0" w:line="240" w:lineRule="auto"/>
            </w:pPr>
          </w:p>
          <w:p>
            <w:pPr>
              <w:spacing w:before="0" w:after="0" w:line="240" w:lineRule="auto"/>
            </w:pPr>
            <w:r>
              <w:t xml:space="preserve">    ret, frame = image.read()</w:t>
            </w:r>
          </w:p>
          <w:p>
            <w:pPr>
              <w:spacing w:before="0" w:after="0" w:line="240" w:lineRule="auto"/>
            </w:pPr>
            <w:r>
              <w:t xml:space="preserve">    try:</w:t>
            </w:r>
          </w:p>
          <w:p>
            <w:pPr>
              <w:spacing w:before="0" w:after="0" w:line="240" w:lineRule="auto"/>
            </w:pPr>
            <w:r>
              <w:t xml:space="preserve">        image_widget.value = bgr8_to_jpeg(frame)</w:t>
            </w:r>
          </w:p>
          <w:p>
            <w:pPr>
              <w:spacing w:before="0" w:after="0" w:line="240" w:lineRule="auto"/>
            </w:pPr>
            <w:r>
              <w:t xml:space="preserve">    except:</w:t>
            </w:r>
          </w:p>
          <w:p>
            <w:pPr>
              <w:spacing w:before="0" w:after="0" w:line="240" w:lineRule="auto"/>
            </w:pPr>
            <w:r>
              <w:t xml:space="preserve">        continue</w:t>
            </w:r>
          </w:p>
          <w:p>
            <w:pPr>
              <w:spacing w:before="0" w:after="0" w:line="240" w:lineRule="auto"/>
            </w:pPr>
            <w:r>
              <w:rPr>
                <w:rFonts w:hint="eastAsia"/>
              </w:rPr>
              <w:t xml:space="preserve">    # 把图像转为黑白图像</w:t>
            </w:r>
          </w:p>
          <w:p>
            <w:pPr>
              <w:spacing w:before="0" w:after="0" w:line="240" w:lineRule="auto"/>
            </w:pPr>
            <w:r>
              <w:t xml:space="preserve">    gray_img = cv2.cvtColor(frame, cv2.COLOR_BGR2GRAY)</w:t>
            </w:r>
          </w:p>
          <w:p>
            <w:pPr>
              <w:spacing w:before="0" w:after="0" w:line="240" w:lineRule="auto"/>
            </w:pPr>
            <w:r>
              <w:t xml:space="preserve">    faces = face_haar.detectMultiScale(gray_img, 1.1, 3)</w:t>
            </w:r>
          </w:p>
          <w:p>
            <w:pPr>
              <w:spacing w:before="0" w:after="0" w:line="240" w:lineRule="auto"/>
            </w:pPr>
            <w:r>
              <w:t xml:space="preserve">    </w:t>
            </w:r>
          </w:p>
          <w:p>
            <w:pPr>
              <w:spacing w:before="0" w:after="0" w:line="240" w:lineRule="auto"/>
            </w:pPr>
            <w:r>
              <w:t xml:space="preserve">    xservo_pid = PID.PositionalPID(XServo_P.value, XServo_I.value, XServo_D.value)</w:t>
            </w:r>
          </w:p>
          <w:p>
            <w:pPr>
              <w:spacing w:before="0" w:after="0" w:line="240" w:lineRule="auto"/>
            </w:pPr>
            <w:r>
              <w:t xml:space="preserve">    yservo_pid = PID.PositionalPID(YServo_P.value, YServo_I.value, YServo_D.value)</w:t>
            </w:r>
          </w:p>
          <w:p>
            <w:pPr>
              <w:spacing w:before="0" w:after="0" w:line="240" w:lineRule="auto"/>
            </w:pPr>
          </w:p>
          <w:p>
            <w:pPr>
              <w:spacing w:before="0" w:after="0" w:line="240" w:lineRule="auto"/>
            </w:pPr>
            <w:r>
              <w:t xml:space="preserve">    if len(faces) &gt; 0:</w:t>
            </w:r>
          </w:p>
          <w:p>
            <w:pPr>
              <w:spacing w:before="0" w:after="0" w:line="240" w:lineRule="auto"/>
            </w:pPr>
            <w:r>
              <w:t xml:space="preserve">        (face_x, face_y, face_w, face_h) = faces[0]</w:t>
            </w:r>
          </w:p>
          <w:p>
            <w:pPr>
              <w:spacing w:before="0" w:after="0" w:line="240" w:lineRule="auto"/>
            </w:pPr>
            <w:r>
              <w:t xml:space="preserve">        # cv2.rectangle(frame,(face_x+10,face_y),(face_x+face_w-10,face_y+face_h+20),(0,255,0),2)</w:t>
            </w:r>
          </w:p>
          <w:p>
            <w:pPr>
              <w:spacing w:before="0" w:after="0" w:line="240" w:lineRule="auto"/>
            </w:pPr>
            <w:r>
              <w:t xml:space="preserve">        cv2.rectangle(frame,(face_x,face_y),(face_x+face_w,face_y+face_h),(0,255,0),2)</w:t>
            </w:r>
          </w:p>
          <w:p>
            <w:pPr>
              <w:spacing w:before="0" w:after="0" w:line="240" w:lineRule="auto"/>
            </w:pPr>
            <w:r>
              <w:t xml:space="preserve">        try:</w:t>
            </w:r>
          </w:p>
          <w:p>
            <w:pPr>
              <w:spacing w:before="0" w:after="0" w:line="240" w:lineRule="auto"/>
            </w:pPr>
            <w:r>
              <w:t xml:space="preserve">            image_widget.value = bgr8_to_jpeg(frame)</w:t>
            </w:r>
          </w:p>
          <w:p>
            <w:pPr>
              <w:spacing w:before="0" w:after="0" w:line="240" w:lineRule="auto"/>
            </w:pPr>
            <w:r>
              <w:t xml:space="preserve">        except:</w:t>
            </w:r>
          </w:p>
          <w:p>
            <w:pPr>
              <w:spacing w:before="0" w:after="0" w:line="240" w:lineRule="auto"/>
            </w:pPr>
            <w:r>
              <w:t xml:space="preserve">            continue</w:t>
            </w:r>
          </w:p>
          <w:p>
            <w:pPr>
              <w:spacing w:before="0" w:after="0" w:line="240" w:lineRule="auto"/>
            </w:pPr>
            <w:r>
              <w:t xml:space="preserve">            </w:t>
            </w:r>
          </w:p>
          <w:p>
            <w:pPr>
              <w:spacing w:before="0" w:after="0" w:line="240" w:lineRule="auto"/>
            </w:pPr>
            <w:r>
              <w:rPr>
                <w:rFonts w:hint="eastAsia"/>
              </w:rPr>
              <w:t xml:space="preserve">        #Proportion-Integration-Differentiation算法</w:t>
            </w:r>
          </w:p>
          <w:p>
            <w:pPr>
              <w:spacing w:before="0" w:after="0" w:line="240" w:lineRule="auto"/>
            </w:pPr>
            <w:r>
              <w:rPr>
                <w:rFonts w:hint="eastAsia"/>
              </w:rPr>
              <w:t xml:space="preserve">        # 输入X轴方向参数PID控制输入</w:t>
            </w:r>
          </w:p>
          <w:p>
            <w:pPr>
              <w:spacing w:before="0" w:after="0" w:line="240" w:lineRule="auto"/>
            </w:pPr>
            <w:r>
              <w:t xml:space="preserve">        xservo_pid.SystemOutput = face_x + face_w/2</w:t>
            </w:r>
          </w:p>
          <w:p>
            <w:pPr>
              <w:spacing w:before="0" w:after="0" w:line="240" w:lineRule="auto"/>
            </w:pPr>
            <w:r>
              <w:t xml:space="preserve">        xservo_pid.SetStepSignal(150)</w:t>
            </w:r>
          </w:p>
          <w:p>
            <w:pPr>
              <w:spacing w:before="0" w:after="0" w:line="240" w:lineRule="auto"/>
            </w:pPr>
            <w:r>
              <w:t xml:space="preserve">        xservo_pid.SetInertiaTime(0.01, 0.1)</w:t>
            </w:r>
          </w:p>
          <w:p>
            <w:pPr>
              <w:spacing w:before="0" w:after="0" w:line="240" w:lineRule="auto"/>
            </w:pPr>
            <w:r>
              <w:t xml:space="preserve">        target_valuex = int(1500 + xservo_pid.SystemOutput)</w:t>
            </w:r>
          </w:p>
          <w:p>
            <w:pPr>
              <w:spacing w:before="0" w:after="0" w:line="240" w:lineRule="auto"/>
            </w:pPr>
            <w:r>
              <w:t xml:space="preserve">        </w:t>
            </w:r>
          </w:p>
          <w:p>
            <w:pPr>
              <w:spacing w:before="0" w:after="0" w:line="240" w:lineRule="auto"/>
            </w:pPr>
            <w:r>
              <w:rPr>
                <w:rFonts w:hint="eastAsia"/>
              </w:rPr>
              <w:t xml:space="preserve">        # 输入Y轴方向参数PID控制输入</w:t>
            </w:r>
          </w:p>
          <w:p>
            <w:pPr>
              <w:spacing w:before="0" w:after="0" w:line="240" w:lineRule="auto"/>
            </w:pPr>
            <w:r>
              <w:t xml:space="preserve">        yservo_pid.SystemOutput = face_y + face_h/2</w:t>
            </w:r>
          </w:p>
          <w:p>
            <w:pPr>
              <w:spacing w:before="0" w:after="0" w:line="240" w:lineRule="auto"/>
            </w:pPr>
            <w:r>
              <w:t xml:space="preserve">        yservo_pid.SetStepSignal(120)</w:t>
            </w:r>
          </w:p>
          <w:p>
            <w:pPr>
              <w:spacing w:before="0" w:after="0" w:line="240" w:lineRule="auto"/>
            </w:pPr>
            <w:r>
              <w:t xml:space="preserve">        yservo_pid.SetInertiaTime(0.01, 0.1)</w:t>
            </w:r>
          </w:p>
          <w:p>
            <w:pPr>
              <w:spacing w:before="0" w:after="0" w:line="240" w:lineRule="auto"/>
            </w:pPr>
            <w:r>
              <w:t xml:space="preserve">        target_valuey = int(1500 - yservo_pid.SystemOutput)</w:t>
            </w:r>
          </w:p>
          <w:p>
            <w:pPr>
              <w:spacing w:before="0" w:after="0" w:line="240" w:lineRule="auto"/>
            </w:pPr>
            <w:r>
              <w:t xml:space="preserve">        </w:t>
            </w:r>
          </w:p>
          <w:p>
            <w:pPr>
              <w:spacing w:before="0" w:after="0" w:line="240" w:lineRule="auto"/>
            </w:pPr>
            <w:r>
              <w:rPr>
                <w:rFonts w:hint="eastAsia"/>
              </w:rPr>
              <w:t xml:space="preserve">        # 将云台转动至PID调校位置</w:t>
            </w:r>
          </w:p>
          <w:p>
            <w:pPr>
              <w:spacing w:before="0" w:after="0" w:line="240" w:lineRule="auto"/>
            </w:pPr>
            <w:r>
              <w:t xml:space="preserve">        robot.Servo_control(target_valuex,target_valuey)</w:t>
            </w:r>
          </w:p>
        </w:tc>
      </w:tr>
    </w:tbl>
    <w:p>
      <w:pPr>
        <w:jc w:val="center"/>
      </w:pPr>
      <w:r>
        <w:drawing>
          <wp:inline distT="0" distB="0" distL="114300" distR="114300">
            <wp:extent cx="5273675" cy="3349625"/>
            <wp:effectExtent l="0" t="0" r="317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5273675" cy="3349625"/>
                    </a:xfrm>
                    <a:prstGeom prst="rect">
                      <a:avLst/>
                    </a:prstGeom>
                    <a:noFill/>
                    <a:ln>
                      <a:noFill/>
                    </a:ln>
                  </pic:spPr>
                </pic:pic>
              </a:graphicData>
            </a:graphic>
          </wp:inline>
        </w:drawing>
      </w:r>
    </w:p>
    <w:p>
      <w:pPr>
        <w:pStyle w:val="4"/>
        <w:keepNext/>
        <w:keepLines/>
        <w:numPr>
          <w:ilvl w:val="2"/>
          <w:numId w:val="1"/>
        </w:numPr>
        <w:spacing w:before="0" w:beforeAutospacing="0" w:after="80" w:afterAutospacing="0"/>
        <w:rPr>
          <w:rFonts w:cs="Arial Unicode MS" w:asciiTheme="minorHAnsi" w:hAnsiTheme="minorHAnsi" w:eastAsiaTheme="minorEastAsia"/>
          <w:bCs w:val="0"/>
          <w:color w:val="434343"/>
          <w:sz w:val="36"/>
          <w:szCs w:val="24"/>
          <w:lang w:val="zh-CN"/>
        </w:rPr>
      </w:pPr>
      <w:bookmarkStart w:id="17" w:name="_Toc35866782"/>
      <w:r>
        <w:rPr>
          <w:rFonts w:hint="eastAsia" w:cs="Arial Unicode MS" w:asciiTheme="minorHAnsi" w:hAnsiTheme="minorHAnsi" w:eastAsiaTheme="minorEastAsia"/>
          <w:bCs w:val="0"/>
          <w:color w:val="434343"/>
          <w:sz w:val="36"/>
          <w:szCs w:val="24"/>
          <w:lang w:val="zh-CN"/>
        </w:rPr>
        <w:t>树莓派手势识别</w:t>
      </w:r>
      <w:bookmarkEnd w:id="17"/>
    </w:p>
    <w:p>
      <w:pPr>
        <w:pStyle w:val="21"/>
        <w:shd w:val="clear" w:color="auto" w:fill="FFFFFF"/>
        <w:spacing w:before="188" w:beforeAutospacing="0" w:after="188" w:afterAutospacing="0"/>
        <w:rPr>
          <w:rFonts w:cs="Segoe UI" w:asciiTheme="minorEastAsia" w:hAnsiTheme="minorEastAsia" w:eastAsiaTheme="minorEastAsia"/>
          <w:color w:val="444444"/>
          <w:sz w:val="21"/>
          <w:szCs w:val="21"/>
        </w:rPr>
      </w:pPr>
      <w:r>
        <w:rPr>
          <w:rFonts w:hint="eastAsia" w:cs="Segoe UI" w:asciiTheme="minorEastAsia" w:hAnsiTheme="minorEastAsia" w:eastAsiaTheme="minorEastAsia"/>
          <w:color w:val="444444"/>
          <w:sz w:val="21"/>
          <w:szCs w:val="21"/>
        </w:rPr>
        <w:tab/>
      </w:r>
      <w:r>
        <w:rPr>
          <w:rFonts w:hint="eastAsia" w:cs="Segoe UI" w:asciiTheme="minorEastAsia" w:hAnsiTheme="minorEastAsia" w:eastAsiaTheme="minorEastAsia"/>
          <w:color w:val="444444"/>
          <w:sz w:val="21"/>
          <w:szCs w:val="21"/>
        </w:rPr>
        <w:t>树莓派的运算力有限，所以我们直接用百度API，每天有50000次免费使用，这里仅供学习，勿用商业用途，需要使用最好购买相关服务，本公司概不负责。具体申请方法可以参考第四章语音播报百度API申请，方法类似。</w:t>
      </w:r>
    </w:p>
    <w:p>
      <w:pPr>
        <w:pStyle w:val="21"/>
        <w:shd w:val="clear" w:color="auto" w:fill="FFFFFF"/>
        <w:spacing w:before="188" w:beforeAutospacing="0" w:after="188" w:afterAutospacing="0"/>
        <w:rPr>
          <w:rFonts w:cs="Segoe UI" w:asciiTheme="minorEastAsia" w:hAnsiTheme="minorEastAsia" w:eastAsiaTheme="minorEastAsia"/>
          <w:color w:val="444444"/>
          <w:sz w:val="21"/>
          <w:szCs w:val="21"/>
        </w:rPr>
      </w:pPr>
      <w:r>
        <w:rPr>
          <w:rFonts w:hint="eastAsia" w:cs="Segoe UI" w:asciiTheme="minorEastAsia" w:hAnsiTheme="minorEastAsia" w:eastAsiaTheme="minorEastAsia"/>
          <w:color w:val="444444"/>
          <w:sz w:val="21"/>
          <w:szCs w:val="21"/>
        </w:rPr>
        <w:tab/>
      </w:r>
      <w:r>
        <w:rPr>
          <w:rFonts w:hint="eastAsia" w:cs="Segoe UI" w:asciiTheme="minorEastAsia" w:hAnsiTheme="minorEastAsia" w:eastAsiaTheme="minorEastAsia"/>
          <w:color w:val="444444"/>
          <w:sz w:val="21"/>
          <w:szCs w:val="21"/>
        </w:rPr>
        <w:t>官方</w:t>
      </w:r>
      <w:r>
        <w:rPr>
          <w:rFonts w:cs="Segoe UI" w:asciiTheme="minorEastAsia" w:hAnsiTheme="minorEastAsia" w:eastAsiaTheme="minorEastAsia"/>
          <w:color w:val="444444"/>
          <w:sz w:val="21"/>
          <w:szCs w:val="21"/>
        </w:rPr>
        <w:t>百度的API</w:t>
      </w:r>
      <w:r>
        <w:rPr>
          <w:rFonts w:hint="eastAsia" w:cs="Segoe UI" w:asciiTheme="minorEastAsia" w:hAnsiTheme="minorEastAsia" w:eastAsiaTheme="minorEastAsia"/>
          <w:color w:val="444444"/>
          <w:sz w:val="21"/>
          <w:szCs w:val="21"/>
        </w:rPr>
        <w:t>地址参考：</w:t>
      </w:r>
      <w:r>
        <w:rPr>
          <w:rFonts w:cs="Segoe UI" w:asciiTheme="minorEastAsia" w:hAnsiTheme="minorEastAsia" w:eastAsiaTheme="minorEastAsia"/>
          <w:color w:val="444444"/>
          <w:sz w:val="21"/>
          <w:szCs w:val="21"/>
        </w:rPr>
        <w:t> </w:t>
      </w:r>
      <w:r>
        <w:rPr>
          <w:rFonts w:hint="eastAsia" w:cs="Segoe UI" w:asciiTheme="minorEastAsia" w:hAnsiTheme="minorEastAsia" w:eastAsiaTheme="minorEastAsia"/>
          <w:color w:val="444444"/>
          <w:sz w:val="21"/>
          <w:szCs w:val="21"/>
        </w:rPr>
        <w:t xml:space="preserve"> </w:t>
      </w:r>
      <w:r>
        <w:rPr>
          <w:rFonts w:cs="Segoe UI" w:asciiTheme="minorEastAsia" w:hAnsiTheme="minorEastAsia" w:eastAsiaTheme="minorEastAsia"/>
          <w:color w:val="444444"/>
          <w:sz w:val="21"/>
          <w:szCs w:val="21"/>
        </w:rPr>
        <w:t>https://cloud.baidu.com/doc/BODY/s/ajwvxyyn0</w:t>
      </w:r>
    </w:p>
    <w:p>
      <w:pPr>
        <w:pStyle w:val="21"/>
        <w:shd w:val="clear" w:color="auto" w:fill="FFFFFF"/>
        <w:spacing w:before="188" w:beforeAutospacing="0" w:after="188" w:afterAutospacing="0"/>
        <w:rPr>
          <w:rFonts w:ascii="Helvetica" w:hAnsi="Helvetica"/>
          <w:sz w:val="21"/>
          <w:szCs w:val="18"/>
          <w:shd w:val="clear" w:color="auto" w:fill="FFFFFF"/>
        </w:rPr>
      </w:pPr>
      <w:r>
        <w:rPr>
          <w:rFonts w:hint="eastAsia" w:ascii="Segoe UI" w:hAnsi="Segoe UI" w:cs="Segoe UI"/>
          <w:color w:val="444444"/>
          <w:sz w:val="18"/>
          <w:szCs w:val="18"/>
        </w:rPr>
        <w:tab/>
      </w:r>
      <w:r>
        <w:rPr>
          <w:rFonts w:ascii="Segoe UI" w:hAnsi="Segoe UI" w:cs="Segoe UI"/>
          <w:color w:val="444444"/>
          <w:sz w:val="21"/>
          <w:szCs w:val="18"/>
        </w:rPr>
        <w:t>可以看到，能够识别24类手势，手势识别正好有python的API</w:t>
      </w:r>
      <w:r>
        <w:rPr>
          <w:rFonts w:hint="eastAsia" w:ascii="Segoe UI" w:hAnsi="Segoe UI" w:cs="Segoe UI"/>
          <w:color w:val="444444"/>
          <w:sz w:val="21"/>
          <w:szCs w:val="18"/>
        </w:rPr>
        <w:t>，</w:t>
      </w:r>
      <w:r>
        <w:rPr>
          <w:rFonts w:ascii="Helvetica" w:hAnsi="Helvetica"/>
          <w:sz w:val="21"/>
          <w:szCs w:val="18"/>
          <w:shd w:val="clear" w:color="auto" w:fill="FFFFFF"/>
        </w:rPr>
        <w:t>支持的24类手势列表：拳头、OK、祈祷、作揖、作别、单手比心、点赞、Diss、我爱你、掌心向上、双手比心（3种）、数字（9种）、Rock、竖中指。</w:t>
      </w:r>
    </w:p>
    <w:p>
      <w:pPr>
        <w:pStyle w:val="21"/>
        <w:shd w:val="clear" w:color="auto" w:fill="FFFFFF"/>
        <w:spacing w:before="188" w:after="188"/>
        <w:rPr>
          <w:rFonts w:ascii="Segoe UI" w:hAnsi="Segoe UI" w:cs="Segoe UI"/>
          <w:color w:val="444444"/>
          <w:sz w:val="21"/>
          <w:szCs w:val="18"/>
        </w:rPr>
      </w:pPr>
      <w:r>
        <w:rPr>
          <w:rFonts w:hint="eastAsia" w:ascii="Segoe UI" w:hAnsi="Segoe UI" w:cs="Segoe UI"/>
          <w:color w:val="444444"/>
          <w:sz w:val="21"/>
          <w:szCs w:val="18"/>
        </w:rPr>
        <w:t>1）上述24类以外的其他手势会划分到other类。</w:t>
      </w:r>
    </w:p>
    <w:p>
      <w:pPr>
        <w:pStyle w:val="21"/>
        <w:shd w:val="clear" w:color="auto" w:fill="FFFFFF"/>
        <w:spacing w:before="188" w:beforeAutospacing="0" w:after="188" w:afterAutospacing="0"/>
        <w:rPr>
          <w:rFonts w:ascii="Segoe UI" w:hAnsi="Segoe UI" w:cs="Segoe UI"/>
          <w:color w:val="444444"/>
          <w:sz w:val="21"/>
          <w:szCs w:val="18"/>
        </w:rPr>
      </w:pPr>
      <w:r>
        <w:rPr>
          <w:rFonts w:hint="eastAsia" w:ascii="Segoe UI" w:hAnsi="Segoe UI" w:cs="Segoe UI"/>
          <w:color w:val="444444"/>
          <w:sz w:val="21"/>
          <w:szCs w:val="18"/>
        </w:rPr>
        <w:t>2）除识别手势外，若图像中检测到人脸，会同时返回人脸框位置。</w:t>
      </w:r>
    </w:p>
    <w:p>
      <w:pPr>
        <w:pStyle w:val="21"/>
        <w:shd w:val="clear" w:color="auto" w:fill="FFFFFF"/>
        <w:spacing w:before="188" w:beforeAutospacing="0" w:after="188" w:afterAutospacing="0"/>
        <w:rPr>
          <w:rFonts w:cs="Segoe UI" w:asciiTheme="minorEastAsia" w:hAnsiTheme="minorEastAsia" w:eastAsiaTheme="minorEastAsia"/>
          <w:color w:val="444444"/>
          <w:sz w:val="21"/>
          <w:szCs w:val="21"/>
        </w:rPr>
      </w:pPr>
      <w:r>
        <w:rPr>
          <w:rFonts w:cs="Segoe UI" w:asciiTheme="minorEastAsia" w:hAnsiTheme="minorEastAsia" w:eastAsiaTheme="minorEastAsia"/>
          <w:color w:val="444444"/>
          <w:sz w:val="21"/>
          <w:szCs w:val="21"/>
        </w:rPr>
        <w:t>首先远程连接树莓派，enable摄像头(raspi-config)</w:t>
      </w:r>
    </w:p>
    <w:p>
      <w:pPr>
        <w:pStyle w:val="21"/>
        <w:shd w:val="clear" w:color="auto" w:fill="FFFFFF"/>
        <w:spacing w:before="188" w:beforeAutospacing="0" w:after="188" w:afterAutospacing="0"/>
        <w:rPr>
          <w:rFonts w:cs="Segoe UI" w:asciiTheme="minorEastAsia" w:hAnsiTheme="minorEastAsia" w:eastAsiaTheme="minorEastAsia"/>
          <w:color w:val="444444"/>
          <w:sz w:val="21"/>
          <w:szCs w:val="21"/>
        </w:rPr>
      </w:pPr>
      <w:r>
        <w:rPr>
          <w:rFonts w:cs="Segoe UI" w:asciiTheme="minorEastAsia" w:hAnsiTheme="minorEastAsia" w:eastAsiaTheme="minorEastAsia"/>
          <w:color w:val="444444"/>
          <w:sz w:val="21"/>
          <w:szCs w:val="21"/>
        </w:rPr>
        <w:t>pip安装百度的aip库(sudo pip3 install baidu-aip)</w:t>
      </w:r>
    </w:p>
    <w:tbl>
      <w:tblPr>
        <w:tblStyle w:val="22"/>
        <w:tblW w:w="0" w:type="auto"/>
        <w:tblInd w:w="0" w:type="dxa"/>
        <w:shd w:val="clear" w:color="auto" w:fill="FFFFFF"/>
        <w:tblLayout w:type="autofit"/>
        <w:tblCellMar>
          <w:top w:w="15" w:type="dxa"/>
          <w:left w:w="15" w:type="dxa"/>
          <w:bottom w:w="15" w:type="dxa"/>
          <w:right w:w="15" w:type="dxa"/>
        </w:tblCellMar>
      </w:tblPr>
      <w:tblGrid>
        <w:gridCol w:w="562"/>
        <w:gridCol w:w="1966"/>
        <w:gridCol w:w="1371"/>
        <w:gridCol w:w="1971"/>
      </w:tblGrid>
      <w:tr>
        <w:tblPrEx>
          <w:shd w:val="clear" w:color="auto" w:fill="FFFFFF"/>
          <w:tblCellMar>
            <w:top w:w="15" w:type="dxa"/>
            <w:left w:w="15" w:type="dxa"/>
            <w:bottom w:w="15" w:type="dxa"/>
            <w:right w:w="15" w:type="dxa"/>
          </w:tblCellMar>
        </w:tblPrEx>
        <w:trPr>
          <w:tblHeader/>
        </w:trPr>
        <w:tc>
          <w:tcPr>
            <w:tcW w:w="0" w:type="auto"/>
            <w:tcBorders>
              <w:top w:val="single" w:color="EBEBEB" w:sz="4" w:space="0"/>
              <w:left w:val="single" w:color="EBEBEB" w:sz="4" w:space="0"/>
              <w:bottom w:val="single" w:color="EBEBEB" w:sz="4" w:space="0"/>
              <w:right w:val="single" w:color="EBEBEB" w:sz="4" w:space="0"/>
            </w:tcBorders>
            <w:shd w:val="clear" w:color="auto" w:fill="FBFBFB"/>
            <w:tcMar>
              <w:top w:w="100" w:type="dxa"/>
              <w:left w:w="100" w:type="dxa"/>
              <w:bottom w:w="100" w:type="dxa"/>
              <w:right w:w="100" w:type="dxa"/>
            </w:tcMar>
            <w:vAlign w:val="center"/>
          </w:tcPr>
          <w:p>
            <w:pPr>
              <w:widowControl/>
              <w:jc w:val="center"/>
              <w:rPr>
                <w:rFonts w:ascii="Helvetica" w:hAnsi="Helvetica" w:eastAsia="宋体" w:cs="宋体"/>
                <w:b/>
                <w:bCs/>
                <w:color w:val="000000"/>
                <w:kern w:val="0"/>
                <w:sz w:val="18"/>
                <w:szCs w:val="18"/>
              </w:rPr>
            </w:pPr>
            <w:r>
              <w:rPr>
                <w:rFonts w:ascii="Helvetica" w:hAnsi="Helvetica" w:eastAsia="宋体" w:cs="宋体"/>
                <w:b/>
                <w:bCs/>
                <w:color w:val="000000"/>
                <w:kern w:val="0"/>
                <w:sz w:val="18"/>
                <w:szCs w:val="18"/>
              </w:rPr>
              <w:t>序号</w:t>
            </w:r>
          </w:p>
        </w:tc>
        <w:tc>
          <w:tcPr>
            <w:tcW w:w="0" w:type="auto"/>
            <w:tcBorders>
              <w:top w:val="single" w:color="EBEBEB" w:sz="4" w:space="0"/>
              <w:left w:val="single" w:color="EBEBEB" w:sz="4" w:space="0"/>
              <w:bottom w:val="single" w:color="EBEBEB" w:sz="4" w:space="0"/>
              <w:right w:val="single" w:color="EBEBEB" w:sz="4" w:space="0"/>
            </w:tcBorders>
            <w:shd w:val="clear" w:color="auto" w:fill="FBFBFB"/>
            <w:tcMar>
              <w:top w:w="100" w:type="dxa"/>
              <w:left w:w="100" w:type="dxa"/>
              <w:bottom w:w="100" w:type="dxa"/>
              <w:right w:w="100" w:type="dxa"/>
            </w:tcMar>
            <w:vAlign w:val="center"/>
          </w:tcPr>
          <w:p>
            <w:pPr>
              <w:widowControl/>
              <w:jc w:val="center"/>
              <w:rPr>
                <w:rFonts w:ascii="Helvetica" w:hAnsi="Helvetica" w:eastAsia="宋体" w:cs="宋体"/>
                <w:b/>
                <w:bCs/>
                <w:color w:val="000000"/>
                <w:kern w:val="0"/>
                <w:sz w:val="18"/>
                <w:szCs w:val="18"/>
              </w:rPr>
            </w:pPr>
            <w:r>
              <w:rPr>
                <w:rFonts w:ascii="Helvetica" w:hAnsi="Helvetica" w:eastAsia="宋体" w:cs="宋体"/>
                <w:b/>
                <w:bCs/>
                <w:color w:val="000000"/>
                <w:kern w:val="0"/>
                <w:sz w:val="18"/>
                <w:szCs w:val="18"/>
              </w:rPr>
              <w:t>手势名称</w:t>
            </w:r>
          </w:p>
        </w:tc>
        <w:tc>
          <w:tcPr>
            <w:tcW w:w="0" w:type="auto"/>
            <w:tcBorders>
              <w:top w:val="single" w:color="EBEBEB" w:sz="4" w:space="0"/>
              <w:left w:val="single" w:color="EBEBEB" w:sz="4" w:space="0"/>
              <w:bottom w:val="single" w:color="EBEBEB" w:sz="4" w:space="0"/>
              <w:right w:val="single" w:color="EBEBEB" w:sz="4" w:space="0"/>
            </w:tcBorders>
            <w:shd w:val="clear" w:color="auto" w:fill="FBFBFB"/>
            <w:tcMar>
              <w:top w:w="100" w:type="dxa"/>
              <w:left w:w="100" w:type="dxa"/>
              <w:bottom w:w="100" w:type="dxa"/>
              <w:right w:w="100" w:type="dxa"/>
            </w:tcMar>
            <w:vAlign w:val="center"/>
          </w:tcPr>
          <w:p>
            <w:pPr>
              <w:widowControl/>
              <w:jc w:val="center"/>
              <w:rPr>
                <w:rFonts w:ascii="Helvetica" w:hAnsi="Helvetica" w:eastAsia="宋体" w:cs="宋体"/>
                <w:b/>
                <w:bCs/>
                <w:color w:val="000000"/>
                <w:kern w:val="0"/>
                <w:sz w:val="18"/>
                <w:szCs w:val="18"/>
              </w:rPr>
            </w:pPr>
            <w:r>
              <w:rPr>
                <w:rFonts w:ascii="Helvetica" w:hAnsi="Helvetica" w:eastAsia="宋体" w:cs="宋体"/>
                <w:b/>
                <w:bCs/>
                <w:color w:val="000000"/>
                <w:kern w:val="0"/>
                <w:sz w:val="18"/>
                <w:szCs w:val="18"/>
              </w:rPr>
              <w:t>classname</w:t>
            </w:r>
          </w:p>
        </w:tc>
        <w:tc>
          <w:tcPr>
            <w:tcW w:w="0" w:type="auto"/>
            <w:tcBorders>
              <w:top w:val="single" w:color="EBEBEB" w:sz="4" w:space="0"/>
              <w:left w:val="single" w:color="EBEBEB" w:sz="4" w:space="0"/>
              <w:bottom w:val="single" w:color="EBEBEB" w:sz="4" w:space="0"/>
              <w:right w:val="single" w:color="EBEBEB" w:sz="4" w:space="0"/>
            </w:tcBorders>
            <w:shd w:val="clear" w:color="auto" w:fill="FBFBFB"/>
            <w:tcMar>
              <w:top w:w="100" w:type="dxa"/>
              <w:left w:w="100" w:type="dxa"/>
              <w:bottom w:w="100" w:type="dxa"/>
              <w:right w:w="100" w:type="dxa"/>
            </w:tcMar>
            <w:vAlign w:val="center"/>
          </w:tcPr>
          <w:p>
            <w:pPr>
              <w:widowControl/>
              <w:jc w:val="center"/>
              <w:rPr>
                <w:rFonts w:ascii="Helvetica" w:hAnsi="Helvetica" w:eastAsia="宋体" w:cs="宋体"/>
                <w:b/>
                <w:bCs/>
                <w:color w:val="000000"/>
                <w:kern w:val="0"/>
                <w:sz w:val="18"/>
                <w:szCs w:val="18"/>
              </w:rPr>
            </w:pPr>
            <w:r>
              <w:rPr>
                <w:rFonts w:ascii="Helvetica" w:hAnsi="Helvetica" w:eastAsia="宋体" w:cs="宋体"/>
                <w:b/>
                <w:bCs/>
                <w:color w:val="000000"/>
                <w:kern w:val="0"/>
                <w:sz w:val="18"/>
                <w:szCs w:val="18"/>
              </w:rPr>
              <w:t>示例图</w:t>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数字1（原食指）</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One</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1073150"/>
                  <wp:effectExtent l="19050" t="0" r="7620" b="0"/>
                  <wp:docPr id="102" name="图片 1" descr="https://ai.bdstatic.com/file/49A55428683148D2B3A49E39862FD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 descr="https://ai.bdstatic.com/file/49A55428683148D2B3A49E39862FDA84"/>
                          <pic:cNvPicPr>
                            <a:picLocks noChangeAspect="1" noChangeArrowheads="1"/>
                          </pic:cNvPicPr>
                        </pic:nvPicPr>
                        <pic:blipFill>
                          <a:blip r:embed="rId24"/>
                          <a:srcRect/>
                          <a:stretch>
                            <a:fillRect/>
                          </a:stretch>
                        </pic:blipFill>
                        <pic:spPr>
                          <a:xfrm>
                            <a:off x="0" y="0"/>
                            <a:ext cx="1097280" cy="1073150"/>
                          </a:xfrm>
                          <a:prstGeom prst="rect">
                            <a:avLst/>
                          </a:prstGeom>
                          <a:noFill/>
                          <a:ln w="9525">
                            <a:noFill/>
                            <a:miter lim="800000"/>
                            <a:headEnd/>
                            <a:tailEnd/>
                          </a:ln>
                        </pic:spPr>
                      </pic:pic>
                    </a:graphicData>
                  </a:graphic>
                </wp:inline>
              </w:drawing>
            </w:r>
          </w:p>
        </w:tc>
      </w:tr>
      <w:tr>
        <w:tblPrEx>
          <w:shd w:val="clear" w:color="auto" w:fill="FFFFFF"/>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2</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数字5（原掌心向前）</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Five</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105535" cy="1009650"/>
                  <wp:effectExtent l="19050" t="0" r="0" b="0"/>
                  <wp:docPr id="100" name="图片 2" descr="https://ai.bdstatic.com/file/526729FA42864E30927B90839ECD9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 descr="https://ai.bdstatic.com/file/526729FA42864E30927B90839ECD9FF7"/>
                          <pic:cNvPicPr>
                            <a:picLocks noChangeAspect="1" noChangeArrowheads="1"/>
                          </pic:cNvPicPr>
                        </pic:nvPicPr>
                        <pic:blipFill>
                          <a:blip r:embed="rId25"/>
                          <a:srcRect/>
                          <a:stretch>
                            <a:fillRect/>
                          </a:stretch>
                        </pic:blipFill>
                        <pic:spPr>
                          <a:xfrm>
                            <a:off x="0" y="0"/>
                            <a:ext cx="1105535" cy="1009650"/>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3</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拳头</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Fist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73150" cy="954405"/>
                  <wp:effectExtent l="19050" t="0" r="0" b="0"/>
                  <wp:docPr id="99" name="图片 3" descr="https://ai.bdstatic.com/file/E07EDA50F9154C549700D5974ECB0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 descr="https://ai.bdstatic.com/file/E07EDA50F9154C549700D5974ECB0C5B"/>
                          <pic:cNvPicPr>
                            <a:picLocks noChangeAspect="1" noChangeArrowheads="1"/>
                          </pic:cNvPicPr>
                        </pic:nvPicPr>
                        <pic:blipFill>
                          <a:blip r:embed="rId26"/>
                          <a:srcRect/>
                          <a:stretch>
                            <a:fillRect/>
                          </a:stretch>
                        </pic:blipFill>
                        <pic:spPr>
                          <a:xfrm>
                            <a:off x="0" y="0"/>
                            <a:ext cx="1073150" cy="954405"/>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4</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OK</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OK</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73150" cy="1057275"/>
                  <wp:effectExtent l="19050" t="0" r="0" b="0"/>
                  <wp:docPr id="98" name="图片 4" descr="https://ai.bdstatic.com/file/68D278D304424922844DF9354D6FC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 descr="https://ai.bdstatic.com/file/68D278D304424922844DF9354D6FC302"/>
                          <pic:cNvPicPr>
                            <a:picLocks noChangeAspect="1" noChangeArrowheads="1"/>
                          </pic:cNvPicPr>
                        </pic:nvPicPr>
                        <pic:blipFill>
                          <a:blip r:embed="rId27"/>
                          <a:srcRect/>
                          <a:stretch>
                            <a:fillRect/>
                          </a:stretch>
                        </pic:blipFill>
                        <pic:spPr>
                          <a:xfrm>
                            <a:off x="0" y="0"/>
                            <a:ext cx="1073150" cy="1057275"/>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5</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祈祷</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Prayer</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57275" cy="1113155"/>
                  <wp:effectExtent l="19050" t="0" r="9525" b="0"/>
                  <wp:docPr id="97" name="图片 5" descr="https://ai.bdstatic.com/file/E8B21C5DEBD84BDD8D42860818084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 descr="https://ai.bdstatic.com/file/E8B21C5DEBD84BDD8D42860818084D87"/>
                          <pic:cNvPicPr>
                            <a:picLocks noChangeAspect="1" noChangeArrowheads="1"/>
                          </pic:cNvPicPr>
                        </pic:nvPicPr>
                        <pic:blipFill>
                          <a:blip r:embed="rId28"/>
                          <a:srcRect/>
                          <a:stretch>
                            <a:fillRect/>
                          </a:stretch>
                        </pic:blipFill>
                        <pic:spPr>
                          <a:xfrm>
                            <a:off x="0" y="0"/>
                            <a:ext cx="1057275" cy="1113155"/>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6</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作揖</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Congratulation</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954405"/>
                  <wp:effectExtent l="19050" t="0" r="7620" b="0"/>
                  <wp:docPr id="95" name="图片 6" descr="https://ai.bdstatic.com/file/42553BFA7954450E972BB659DAF5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 descr="https://ai.bdstatic.com/file/42553BFA7954450E972BB659DAF58711"/>
                          <pic:cNvPicPr>
                            <a:picLocks noChangeAspect="1" noChangeArrowheads="1"/>
                          </pic:cNvPicPr>
                        </pic:nvPicPr>
                        <pic:blipFill>
                          <a:blip r:embed="rId29"/>
                          <a:srcRect/>
                          <a:stretch>
                            <a:fillRect/>
                          </a:stretch>
                        </pic:blipFill>
                        <pic:spPr>
                          <a:xfrm>
                            <a:off x="0" y="0"/>
                            <a:ext cx="1097280" cy="954405"/>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7</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作别</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Honour</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73150" cy="1025525"/>
                  <wp:effectExtent l="19050" t="0" r="0" b="0"/>
                  <wp:docPr id="94" name="图片 7" descr="https://ai.bdstatic.com/file/773582C20AF8486594D5D27BEB28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7" descr="https://ai.bdstatic.com/file/773582C20AF8486594D5D27BEB283459"/>
                          <pic:cNvPicPr>
                            <a:picLocks noChangeAspect="1" noChangeArrowheads="1"/>
                          </pic:cNvPicPr>
                        </pic:nvPicPr>
                        <pic:blipFill>
                          <a:blip r:embed="rId30"/>
                          <a:srcRect/>
                          <a:stretch>
                            <a:fillRect/>
                          </a:stretch>
                        </pic:blipFill>
                        <pic:spPr>
                          <a:xfrm>
                            <a:off x="0" y="0"/>
                            <a:ext cx="1073150" cy="1025525"/>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8</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单手比心</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Heart_single</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89025" cy="1073150"/>
                  <wp:effectExtent l="19050" t="0" r="0" b="0"/>
                  <wp:docPr id="93" name="图片 8" descr="https://ai.bdstatic.com/file/6E1EDCD6A366474FA5AE4620CED695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 descr="https://ai.bdstatic.com/file/6E1EDCD6A366474FA5AE4620CED6950C"/>
                          <pic:cNvPicPr>
                            <a:picLocks noChangeAspect="1" noChangeArrowheads="1"/>
                          </pic:cNvPicPr>
                        </pic:nvPicPr>
                        <pic:blipFill>
                          <a:blip r:embed="rId31"/>
                          <a:srcRect/>
                          <a:stretch>
                            <a:fillRect/>
                          </a:stretch>
                        </pic:blipFill>
                        <pic:spPr>
                          <a:xfrm>
                            <a:off x="0" y="0"/>
                            <a:ext cx="1089025" cy="1073150"/>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9</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点赞</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Thumb_up</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1002030"/>
                  <wp:effectExtent l="19050" t="0" r="7620" b="0"/>
                  <wp:docPr id="92" name="图片 9" descr="https://ai.bdstatic.com/file/2A7FD1F6F9CA44389478F982D0BF5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 descr="https://ai.bdstatic.com/file/2A7FD1F6F9CA44389478F982D0BF5C00"/>
                          <pic:cNvPicPr>
                            <a:picLocks noChangeAspect="1" noChangeArrowheads="1"/>
                          </pic:cNvPicPr>
                        </pic:nvPicPr>
                        <pic:blipFill>
                          <a:blip r:embed="rId32"/>
                          <a:srcRect/>
                          <a:stretch>
                            <a:fillRect/>
                          </a:stretch>
                        </pic:blipFill>
                        <pic:spPr>
                          <a:xfrm>
                            <a:off x="0" y="0"/>
                            <a:ext cx="1097280" cy="1002030"/>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10</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Diss</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Thumb_down</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65530" cy="993775"/>
                  <wp:effectExtent l="19050" t="0" r="1270" b="0"/>
                  <wp:docPr id="90" name="图片 10" descr="https://ai.bdstatic.com/file/A909595AE0DF4CA9A9768229777AA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 descr="https://ai.bdstatic.com/file/A909595AE0DF4CA9A9768229777AA610"/>
                          <pic:cNvPicPr>
                            <a:picLocks noChangeAspect="1" noChangeArrowheads="1"/>
                          </pic:cNvPicPr>
                        </pic:nvPicPr>
                        <pic:blipFill>
                          <a:blip r:embed="rId33"/>
                          <a:srcRect/>
                          <a:stretch>
                            <a:fillRect/>
                          </a:stretch>
                        </pic:blipFill>
                        <pic:spPr>
                          <a:xfrm>
                            <a:off x="0" y="0"/>
                            <a:ext cx="1065530" cy="993775"/>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11</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szCs w:val="18"/>
                <w:shd w:val="clear" w:color="auto" w:fill="FFFFFF"/>
              </w:rPr>
              <w:t>我爱你</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ILY</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73150" cy="970280"/>
                  <wp:effectExtent l="19050" t="0" r="0" b="0"/>
                  <wp:docPr id="89" name="图片 11" descr="https://ai.bdstatic.com/file/5C40E720A05043589ED0628B4C85A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1" descr="https://ai.bdstatic.com/file/5C40E720A05043589ED0628B4C85ADE8"/>
                          <pic:cNvPicPr>
                            <a:picLocks noChangeAspect="1" noChangeArrowheads="1"/>
                          </pic:cNvPicPr>
                        </pic:nvPicPr>
                        <pic:blipFill>
                          <a:blip r:embed="rId34"/>
                          <a:srcRect/>
                          <a:stretch>
                            <a:fillRect/>
                          </a:stretch>
                        </pic:blipFill>
                        <pic:spPr>
                          <a:xfrm>
                            <a:off x="0" y="0"/>
                            <a:ext cx="1073150" cy="970280"/>
                          </a:xfrm>
                          <a:prstGeom prst="rect">
                            <a:avLst/>
                          </a:prstGeom>
                          <a:noFill/>
                          <a:ln w="9525">
                            <a:noFill/>
                            <a:miter lim="800000"/>
                            <a:headEnd/>
                            <a:tailEnd/>
                          </a:ln>
                        </pic:spPr>
                      </pic:pic>
                    </a:graphicData>
                  </a:graphic>
                </wp:inline>
              </w:drawing>
            </w:r>
          </w:p>
        </w:tc>
      </w:tr>
      <w:tr>
        <w:tblPrEx>
          <w:shd w:val="clear" w:color="auto" w:fill="FFFFFF"/>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12</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掌心向上</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Palm_up</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89025" cy="986155"/>
                  <wp:effectExtent l="19050" t="0" r="0" b="0"/>
                  <wp:docPr id="88" name="图片 12" descr="https://ai.bdstatic.com/file/E0AA97D41E48469CA19A50035F56E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 descr="https://ai.bdstatic.com/file/E0AA97D41E48469CA19A50035F56E382"/>
                          <pic:cNvPicPr>
                            <a:picLocks noChangeAspect="1" noChangeArrowheads="1"/>
                          </pic:cNvPicPr>
                        </pic:nvPicPr>
                        <pic:blipFill>
                          <a:blip r:embed="rId35"/>
                          <a:srcRect/>
                          <a:stretch>
                            <a:fillRect/>
                          </a:stretch>
                        </pic:blipFill>
                        <pic:spPr>
                          <a:xfrm>
                            <a:off x="0" y="0"/>
                            <a:ext cx="1089025" cy="986155"/>
                          </a:xfrm>
                          <a:prstGeom prst="rect">
                            <a:avLst/>
                          </a:prstGeom>
                          <a:noFill/>
                          <a:ln w="9525">
                            <a:noFill/>
                            <a:miter lim="800000"/>
                            <a:headEnd/>
                            <a:tailEnd/>
                          </a:ln>
                        </pic:spPr>
                      </pic:pic>
                    </a:graphicData>
                  </a:graphic>
                </wp:inline>
              </w:drawing>
            </w:r>
          </w:p>
        </w:tc>
      </w:tr>
      <w:tr>
        <w:tblPrEx>
          <w:shd w:val="clear" w:color="auto" w:fill="FFFFFF"/>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13</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双手比心1</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Heart_1</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105535" cy="1033780"/>
                  <wp:effectExtent l="19050" t="0" r="0" b="0"/>
                  <wp:docPr id="87" name="图片 13" descr="https://ai.bdstatic.com/file/8495BD1A7CDC4F9A87F445668F01D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3" descr="https://ai.bdstatic.com/file/8495BD1A7CDC4F9A87F445668F01D571"/>
                          <pic:cNvPicPr>
                            <a:picLocks noChangeAspect="1" noChangeArrowheads="1"/>
                          </pic:cNvPicPr>
                        </pic:nvPicPr>
                        <pic:blipFill>
                          <a:blip r:embed="rId36"/>
                          <a:srcRect/>
                          <a:stretch>
                            <a:fillRect/>
                          </a:stretch>
                        </pic:blipFill>
                        <pic:spPr>
                          <a:xfrm>
                            <a:off x="0" y="0"/>
                            <a:ext cx="1105535" cy="1033780"/>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14</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双手比心2</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Heart_2</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1057275"/>
                  <wp:effectExtent l="19050" t="0" r="7620" b="0"/>
                  <wp:docPr id="85" name="图片 14" descr="https://ai.bdstatic.com/file/3066188974234639A7367F07D342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4" descr="https://ai.bdstatic.com/file/3066188974234639A7367F07D3424216"/>
                          <pic:cNvPicPr>
                            <a:picLocks noChangeAspect="1" noChangeArrowheads="1"/>
                          </pic:cNvPicPr>
                        </pic:nvPicPr>
                        <pic:blipFill>
                          <a:blip r:embed="rId37"/>
                          <a:srcRect/>
                          <a:stretch>
                            <a:fillRect/>
                          </a:stretch>
                        </pic:blipFill>
                        <pic:spPr>
                          <a:xfrm>
                            <a:off x="0" y="0"/>
                            <a:ext cx="1097280" cy="1057275"/>
                          </a:xfrm>
                          <a:prstGeom prst="rect">
                            <a:avLst/>
                          </a:prstGeom>
                          <a:noFill/>
                          <a:ln w="9525">
                            <a:noFill/>
                            <a:miter lim="800000"/>
                            <a:headEnd/>
                            <a:tailEnd/>
                          </a:ln>
                        </pic:spPr>
                      </pic:pic>
                    </a:graphicData>
                  </a:graphic>
                </wp:inline>
              </w:drawing>
            </w:r>
          </w:p>
        </w:tc>
      </w:tr>
      <w:tr>
        <w:tblPrEx>
          <w:shd w:val="clear" w:color="auto" w:fill="FFFFFF"/>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15</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双手比心3</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Heart_3</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89025" cy="1097280"/>
                  <wp:effectExtent l="19050" t="0" r="0" b="0"/>
                  <wp:docPr id="84" name="图片 15" descr="https://ai.bdstatic.com/file/03BBFC09C1104CEF9A68591A56603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5" descr="https://ai.bdstatic.com/file/03BBFC09C1104CEF9A68591A566031F0"/>
                          <pic:cNvPicPr>
                            <a:picLocks noChangeAspect="1" noChangeArrowheads="1"/>
                          </pic:cNvPicPr>
                        </pic:nvPicPr>
                        <pic:blipFill>
                          <a:blip r:embed="rId38"/>
                          <a:srcRect/>
                          <a:stretch>
                            <a:fillRect/>
                          </a:stretch>
                        </pic:blipFill>
                        <pic:spPr>
                          <a:xfrm>
                            <a:off x="0" y="0"/>
                            <a:ext cx="1089025" cy="1097280"/>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16</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数字2</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two</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1208405"/>
                  <wp:effectExtent l="19050" t="0" r="7620" b="0"/>
                  <wp:docPr id="83" name="图片 16" descr="https://ai.bdstatic.com/file/84A5F4BB98484AF3A544E244B29D1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6" descr="https://ai.bdstatic.com/file/84A5F4BB98484AF3A544E244B29D1B9A"/>
                          <pic:cNvPicPr>
                            <a:picLocks noChangeAspect="1" noChangeArrowheads="1"/>
                          </pic:cNvPicPr>
                        </pic:nvPicPr>
                        <pic:blipFill>
                          <a:blip r:embed="rId39"/>
                          <a:srcRect/>
                          <a:stretch>
                            <a:fillRect/>
                          </a:stretch>
                        </pic:blipFill>
                        <pic:spPr>
                          <a:xfrm>
                            <a:off x="0" y="0"/>
                            <a:ext cx="1097280" cy="1208405"/>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17</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数字3</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three</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1129030"/>
                  <wp:effectExtent l="19050" t="0" r="7620" b="0"/>
                  <wp:docPr id="82" name="图片 17" descr="https://ai.bdstatic.com/file/A9EACC02EBCB4C3E82D59A809FBE9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7" descr="https://ai.bdstatic.com/file/A9EACC02EBCB4C3E82D59A809FBE9E18"/>
                          <pic:cNvPicPr>
                            <a:picLocks noChangeAspect="1" noChangeArrowheads="1"/>
                          </pic:cNvPicPr>
                        </pic:nvPicPr>
                        <pic:blipFill>
                          <a:blip r:embed="rId40"/>
                          <a:srcRect/>
                          <a:stretch>
                            <a:fillRect/>
                          </a:stretch>
                        </pic:blipFill>
                        <pic:spPr>
                          <a:xfrm>
                            <a:off x="0" y="0"/>
                            <a:ext cx="1097280" cy="1129030"/>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18</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数字4</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four</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1002030"/>
                  <wp:effectExtent l="19050" t="0" r="7620" b="0"/>
                  <wp:docPr id="80" name="图片 18" descr="https://ai.bdstatic.com/file/BEA2ADCA77D64DB39BDC3EDA73F5C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8" descr="https://ai.bdstatic.com/file/BEA2ADCA77D64DB39BDC3EDA73F5CB8D"/>
                          <pic:cNvPicPr>
                            <a:picLocks noChangeAspect="1" noChangeArrowheads="1"/>
                          </pic:cNvPicPr>
                        </pic:nvPicPr>
                        <pic:blipFill>
                          <a:blip r:embed="rId41"/>
                          <a:srcRect/>
                          <a:stretch>
                            <a:fillRect/>
                          </a:stretch>
                        </pic:blipFill>
                        <pic:spPr>
                          <a:xfrm>
                            <a:off x="0" y="0"/>
                            <a:ext cx="1097280" cy="1002030"/>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19</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数字6</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six</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1097280"/>
                  <wp:effectExtent l="19050" t="0" r="7620" b="0"/>
                  <wp:docPr id="78" name="图片 19" descr="https://ai.bdstatic.com/file/5BF462823A174A76A1B0433DB6053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9" descr="https://ai.bdstatic.com/file/5BF462823A174A76A1B0433DB60533B3"/>
                          <pic:cNvPicPr>
                            <a:picLocks noChangeAspect="1" noChangeArrowheads="1"/>
                          </pic:cNvPicPr>
                        </pic:nvPicPr>
                        <pic:blipFill>
                          <a:blip r:embed="rId42"/>
                          <a:srcRect/>
                          <a:stretch>
                            <a:fillRect/>
                          </a:stretch>
                        </pic:blipFill>
                        <pic:spPr>
                          <a:xfrm>
                            <a:off x="0" y="0"/>
                            <a:ext cx="1097280" cy="1097280"/>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20</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数字7</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seven</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1017905"/>
                  <wp:effectExtent l="19050" t="0" r="7620" b="0"/>
                  <wp:docPr id="75" name="图片 20" descr="https://ai.bdstatic.com/file/85426EE2C2914F28AB3518805788C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0" descr="https://ai.bdstatic.com/file/85426EE2C2914F28AB3518805788C84A"/>
                          <pic:cNvPicPr>
                            <a:picLocks noChangeAspect="1" noChangeArrowheads="1"/>
                          </pic:cNvPicPr>
                        </pic:nvPicPr>
                        <pic:blipFill>
                          <a:blip r:embed="rId43"/>
                          <a:srcRect/>
                          <a:stretch>
                            <a:fillRect/>
                          </a:stretch>
                        </pic:blipFill>
                        <pic:spPr>
                          <a:xfrm>
                            <a:off x="0" y="0"/>
                            <a:ext cx="1097280" cy="1017905"/>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21</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数字8</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eight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1144905"/>
                  <wp:effectExtent l="19050" t="0" r="7620" b="0"/>
                  <wp:docPr id="74" name="图片 21" descr="https://ai.bdstatic.com/file/9A79F6E242B442288D734274F6F52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1" descr="https://ai.bdstatic.com/file/9A79F6E242B442288D734274F6F52E79"/>
                          <pic:cNvPicPr>
                            <a:picLocks noChangeAspect="1" noChangeArrowheads="1"/>
                          </pic:cNvPicPr>
                        </pic:nvPicPr>
                        <pic:blipFill>
                          <a:blip r:embed="rId44"/>
                          <a:srcRect/>
                          <a:stretch>
                            <a:fillRect/>
                          </a:stretch>
                        </pic:blipFill>
                        <pic:spPr>
                          <a:xfrm>
                            <a:off x="0" y="0"/>
                            <a:ext cx="1097280" cy="1144905"/>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22</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数字9</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nine</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1160780"/>
                  <wp:effectExtent l="19050" t="0" r="7620" b="0"/>
                  <wp:docPr id="73" name="图片 22" descr="https://ai.bdstatic.com/file/7FB1D639F5DD42F2BBCAFC8683D18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2" descr="https://ai.bdstatic.com/file/7FB1D639F5DD42F2BBCAFC8683D183D4"/>
                          <pic:cNvPicPr>
                            <a:picLocks noChangeAspect="1" noChangeArrowheads="1"/>
                          </pic:cNvPicPr>
                        </pic:nvPicPr>
                        <pic:blipFill>
                          <a:blip r:embed="rId45"/>
                          <a:srcRect/>
                          <a:stretch>
                            <a:fillRect/>
                          </a:stretch>
                        </pic:blipFill>
                        <pic:spPr>
                          <a:xfrm>
                            <a:off x="0" y="0"/>
                            <a:ext cx="1097280" cy="1160780"/>
                          </a:xfrm>
                          <a:prstGeom prst="rect">
                            <a:avLst/>
                          </a:prstGeom>
                          <a:noFill/>
                          <a:ln w="9525">
                            <a:noFill/>
                            <a:miter lim="800000"/>
                            <a:headEnd/>
                            <a:tailEnd/>
                          </a:ln>
                        </pic:spPr>
                      </pic:pic>
                    </a:graphicData>
                  </a:graphic>
                </wp:inline>
              </w:drawing>
            </w:r>
          </w:p>
        </w:tc>
      </w:tr>
      <w:tr>
        <w:tblPrEx>
          <w:shd w:val="clear" w:color="auto" w:fill="FFFFFF"/>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23</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Rock</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Rock</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65530" cy="1089025"/>
                  <wp:effectExtent l="19050" t="0" r="1270" b="0"/>
                  <wp:docPr id="72" name="图片 23" descr="https://ai.bdstatic.com/file/099D3FB301B140759CF2DDD2B6B4E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3" descr="https://ai.bdstatic.com/file/099D3FB301B140759CF2DDD2B6B4E780"/>
                          <pic:cNvPicPr>
                            <a:picLocks noChangeAspect="1" noChangeArrowheads="1"/>
                          </pic:cNvPicPr>
                        </pic:nvPicPr>
                        <pic:blipFill>
                          <a:blip r:embed="rId46"/>
                          <a:srcRect/>
                          <a:stretch>
                            <a:fillRect/>
                          </a:stretch>
                        </pic:blipFill>
                        <pic:spPr>
                          <a:xfrm>
                            <a:off x="0" y="0"/>
                            <a:ext cx="1065530" cy="1089025"/>
                          </a:xfrm>
                          <a:prstGeom prst="rect">
                            <a:avLst/>
                          </a:prstGeom>
                          <a:noFill/>
                          <a:ln w="9525">
                            <a:noFill/>
                            <a:miter lim="800000"/>
                            <a:headEnd/>
                            <a:tailEnd/>
                          </a:ln>
                        </pic:spPr>
                      </pic:pic>
                    </a:graphicData>
                  </a:graphic>
                </wp:inline>
              </w:drawing>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24</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竖中指</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Insult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drawing>
                <wp:inline distT="0" distB="0" distL="0" distR="0">
                  <wp:extent cx="1097280" cy="723265"/>
                  <wp:effectExtent l="19050" t="0" r="7620" b="0"/>
                  <wp:docPr id="60" name="图片 24" descr="https://ai.bdstatic.com/file/3073D558422D426FABA5D11051150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4" descr="https://ai.bdstatic.com/file/3073D558422D426FABA5D1105115064C"/>
                          <pic:cNvPicPr>
                            <a:picLocks noChangeAspect="1" noChangeArrowheads="1"/>
                          </pic:cNvPicPr>
                        </pic:nvPicPr>
                        <pic:blipFill>
                          <a:blip r:embed="rId47"/>
                          <a:srcRect/>
                          <a:stretch>
                            <a:fillRect/>
                          </a:stretch>
                        </pic:blipFill>
                        <pic:spPr>
                          <a:xfrm>
                            <a:off x="0" y="0"/>
                            <a:ext cx="1097280" cy="723265"/>
                          </a:xfrm>
                          <a:prstGeom prst="rect">
                            <a:avLst/>
                          </a:prstGeom>
                          <a:noFill/>
                          <a:ln w="9525">
                            <a:noFill/>
                            <a:miter lim="800000"/>
                            <a:headEnd/>
                            <a:tailEnd/>
                          </a:ln>
                        </pic:spPr>
                      </pic:pic>
                    </a:graphicData>
                  </a:graphic>
                </wp:inline>
              </w:drawing>
            </w:r>
          </w:p>
        </w:tc>
      </w:tr>
    </w:tbl>
    <w:p/>
    <w:p>
      <w:r>
        <w:rPr>
          <w:rFonts w:hint="eastAsia"/>
        </w:rPr>
        <w:t>API函数：</w:t>
      </w:r>
    </w:p>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t>from aip import AipBodyAnalysis</w:t>
            </w:r>
          </w:p>
          <w:p>
            <w:pPr>
              <w:spacing w:before="0" w:after="0" w:line="240" w:lineRule="auto"/>
            </w:pPr>
          </w:p>
          <w:p>
            <w:pPr>
              <w:spacing w:before="0" w:after="0" w:line="240" w:lineRule="auto"/>
            </w:pPr>
            <w:r>
              <w:rPr>
                <w:rFonts w:hint="eastAsia"/>
              </w:rPr>
              <w:t>""" 你的 APPID AK SK """</w:t>
            </w:r>
          </w:p>
          <w:p>
            <w:pPr>
              <w:spacing w:before="0" w:after="0" w:line="240" w:lineRule="auto"/>
            </w:pPr>
            <w:r>
              <w:rPr>
                <w:rFonts w:hint="eastAsia"/>
              </w:rPr>
              <w:t>APP_ID = '你的 App ID'</w:t>
            </w:r>
          </w:p>
          <w:p>
            <w:pPr>
              <w:spacing w:before="0" w:after="0" w:line="240" w:lineRule="auto"/>
            </w:pPr>
            <w:r>
              <w:rPr>
                <w:rFonts w:hint="eastAsia"/>
              </w:rPr>
              <w:t>API_KEY = '你的 Api Key'</w:t>
            </w:r>
          </w:p>
          <w:p>
            <w:pPr>
              <w:spacing w:before="0" w:after="0" w:line="240" w:lineRule="auto"/>
            </w:pPr>
            <w:r>
              <w:rPr>
                <w:rFonts w:hint="eastAsia"/>
              </w:rPr>
              <w:t>SECRET_KEY = '你的 Secret Key'</w:t>
            </w:r>
          </w:p>
          <w:p>
            <w:pPr>
              <w:spacing w:before="0" w:after="0" w:line="240" w:lineRule="auto"/>
            </w:pPr>
          </w:p>
          <w:p>
            <w:pPr>
              <w:spacing w:before="0" w:after="0" w:line="240" w:lineRule="auto"/>
            </w:pPr>
            <w:r>
              <w:t>client = AipBodyAnalysis(APP_ID, API_KEY, SECRET_KEY)</w:t>
            </w:r>
          </w:p>
          <w:p>
            <w:pPr>
              <w:spacing w:before="0" w:after="0" w:line="240" w:lineRule="auto"/>
            </w:pPr>
          </w:p>
          <w:p>
            <w:pPr>
              <w:spacing w:before="0" w:after="0" w:line="240" w:lineRule="auto"/>
            </w:pPr>
            <w:r>
              <w:rPr>
                <w:rFonts w:hint="eastAsia"/>
              </w:rPr>
              <w:t>""" 读取图片 """</w:t>
            </w:r>
          </w:p>
          <w:p>
            <w:pPr>
              <w:spacing w:before="0" w:after="0" w:line="240" w:lineRule="auto"/>
            </w:pPr>
            <w:r>
              <w:t>def get_file_content(filePath):</w:t>
            </w:r>
          </w:p>
          <w:p>
            <w:pPr>
              <w:spacing w:before="0" w:after="0" w:line="240" w:lineRule="auto"/>
            </w:pPr>
            <w:r>
              <w:t xml:space="preserve">    with open(filePath, 'rb') as fp:</w:t>
            </w:r>
          </w:p>
          <w:p>
            <w:pPr>
              <w:spacing w:before="0" w:after="0" w:line="240" w:lineRule="auto"/>
            </w:pPr>
            <w:r>
              <w:t xml:space="preserve">        return fp.read()</w:t>
            </w:r>
          </w:p>
          <w:p>
            <w:pPr>
              <w:spacing w:before="0" w:after="0" w:line="240" w:lineRule="auto"/>
            </w:pPr>
          </w:p>
          <w:p>
            <w:pPr>
              <w:spacing w:before="0" w:after="0" w:line="240" w:lineRule="auto"/>
            </w:pPr>
            <w:r>
              <w:t>image = get_file_content('example.jpg')</w:t>
            </w:r>
          </w:p>
          <w:p>
            <w:pPr>
              <w:spacing w:before="0" w:after="0" w:line="240" w:lineRule="auto"/>
            </w:pPr>
          </w:p>
          <w:p>
            <w:pPr>
              <w:spacing w:before="0" w:after="0" w:line="240" w:lineRule="auto"/>
            </w:pPr>
            <w:r>
              <w:rPr>
                <w:rFonts w:hint="eastAsia"/>
              </w:rPr>
              <w:t>""" 调用手势识别 """</w:t>
            </w:r>
          </w:p>
          <w:p>
            <w:pPr>
              <w:spacing w:before="0" w:after="0" w:line="240" w:lineRule="auto"/>
            </w:pPr>
            <w:r>
              <w:t>R</w:t>
            </w:r>
            <w:r>
              <w:rPr>
                <w:rFonts w:hint="eastAsia"/>
              </w:rPr>
              <w:t xml:space="preserve">es = </w:t>
            </w:r>
            <w:r>
              <w:t>client.gesture(image);</w:t>
            </w:r>
          </w:p>
          <w:p>
            <w:pPr>
              <w:spacing w:before="0" w:after="0" w:line="240" w:lineRule="auto"/>
            </w:pPr>
          </w:p>
        </w:tc>
      </w:tr>
    </w:tbl>
    <w:p/>
    <w:p/>
    <w:tbl>
      <w:tblPr>
        <w:tblStyle w:val="22"/>
        <w:tblW w:w="0" w:type="auto"/>
        <w:tblInd w:w="0" w:type="dxa"/>
        <w:shd w:val="clear" w:color="auto" w:fill="FFFFFF"/>
        <w:tblLayout w:type="autofit"/>
        <w:tblCellMar>
          <w:top w:w="15" w:type="dxa"/>
          <w:left w:w="15" w:type="dxa"/>
          <w:bottom w:w="15" w:type="dxa"/>
          <w:right w:w="15" w:type="dxa"/>
        </w:tblCellMar>
      </w:tblPr>
      <w:tblGrid>
        <w:gridCol w:w="691"/>
        <w:gridCol w:w="380"/>
        <w:gridCol w:w="641"/>
        <w:gridCol w:w="6794"/>
      </w:tblGrid>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hint="eastAsia" w:ascii="Helvetica" w:hAnsi="Helvetica" w:eastAsia="宋体" w:cs="宋体"/>
                <w:kern w:val="0"/>
                <w:sz w:val="18"/>
                <w:szCs w:val="18"/>
              </w:rPr>
              <w:t>i</w:t>
            </w:r>
            <w:r>
              <w:rPr>
                <w:rFonts w:ascii="Helvetica" w:hAnsi="Helvetica" w:eastAsia="宋体" w:cs="宋体"/>
                <w:kern w:val="0"/>
                <w:sz w:val="18"/>
                <w:szCs w:val="18"/>
              </w:rPr>
              <w:t>mage</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是</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string</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图像数据，base64编码后进行urlencode，要求base64编码和urlencode后大小不超过4M。图片的base64编码是不包含图片头的，如（data:image/jpg;base64,），支持图片格式：jpg、bmp、png，最短边至少50px，最长边最大4096px</w:t>
            </w:r>
          </w:p>
        </w:tc>
      </w:tr>
    </w:tbl>
    <w:p>
      <w:pPr>
        <w:widowControl/>
        <w:shd w:val="clear" w:color="auto" w:fill="FFFFFF"/>
        <w:spacing w:before="175" w:after="175"/>
        <w:jc w:val="left"/>
        <w:rPr>
          <w:rFonts w:ascii="Helvetica" w:hAnsi="Helvetica" w:eastAsia="宋体" w:cs="宋体"/>
          <w:kern w:val="0"/>
          <w:sz w:val="18"/>
          <w:szCs w:val="18"/>
        </w:rPr>
      </w:pPr>
      <w:r>
        <w:rPr>
          <w:rFonts w:ascii="Helvetica" w:hAnsi="Helvetica" w:eastAsia="宋体" w:cs="宋体"/>
          <w:b/>
          <w:bCs/>
          <w:kern w:val="0"/>
          <w:sz w:val="18"/>
          <w:szCs w:val="18"/>
        </w:rPr>
        <w:t>手势识别 返回数据参数详情</w:t>
      </w:r>
    </w:p>
    <w:tbl>
      <w:tblPr>
        <w:tblStyle w:val="22"/>
        <w:tblW w:w="0" w:type="auto"/>
        <w:tblInd w:w="0" w:type="dxa"/>
        <w:shd w:val="clear" w:color="auto" w:fill="FFFFFF"/>
        <w:tblLayout w:type="autofit"/>
        <w:tblCellMar>
          <w:top w:w="15" w:type="dxa"/>
          <w:left w:w="15" w:type="dxa"/>
          <w:bottom w:w="15" w:type="dxa"/>
          <w:right w:w="15" w:type="dxa"/>
        </w:tblCellMar>
      </w:tblPr>
      <w:tblGrid>
        <w:gridCol w:w="1166"/>
        <w:gridCol w:w="923"/>
        <w:gridCol w:w="781"/>
        <w:gridCol w:w="3356"/>
      </w:tblGrid>
      <w:tr>
        <w:tblPrEx>
          <w:shd w:val="clear" w:color="auto" w:fill="FFFFFF"/>
          <w:tblCellMar>
            <w:top w:w="15" w:type="dxa"/>
            <w:left w:w="15" w:type="dxa"/>
            <w:bottom w:w="15" w:type="dxa"/>
            <w:right w:w="15" w:type="dxa"/>
          </w:tblCellMar>
        </w:tblPrEx>
        <w:trPr>
          <w:tblHeader/>
        </w:trPr>
        <w:tc>
          <w:tcPr>
            <w:tcW w:w="0" w:type="auto"/>
            <w:tcBorders>
              <w:top w:val="single" w:color="EBEBEB" w:sz="4" w:space="0"/>
              <w:left w:val="single" w:color="EBEBEB" w:sz="4" w:space="0"/>
              <w:bottom w:val="single" w:color="EBEBEB" w:sz="4" w:space="0"/>
              <w:right w:val="single" w:color="EBEBEB" w:sz="4" w:space="0"/>
            </w:tcBorders>
            <w:shd w:val="clear" w:color="auto" w:fill="FBFBFB"/>
            <w:tcMar>
              <w:top w:w="100" w:type="dxa"/>
              <w:left w:w="100" w:type="dxa"/>
              <w:bottom w:w="100" w:type="dxa"/>
              <w:right w:w="100" w:type="dxa"/>
            </w:tcMar>
            <w:vAlign w:val="center"/>
          </w:tcPr>
          <w:p>
            <w:pPr>
              <w:widowControl/>
              <w:jc w:val="center"/>
              <w:rPr>
                <w:rFonts w:ascii="Helvetica" w:hAnsi="Helvetica" w:eastAsia="宋体" w:cs="宋体"/>
                <w:b/>
                <w:bCs/>
                <w:color w:val="000000"/>
                <w:kern w:val="0"/>
                <w:sz w:val="18"/>
                <w:szCs w:val="18"/>
              </w:rPr>
            </w:pPr>
            <w:r>
              <w:rPr>
                <w:rFonts w:ascii="Helvetica" w:hAnsi="Helvetica" w:eastAsia="宋体" w:cs="宋体"/>
                <w:b/>
                <w:bCs/>
                <w:color w:val="000000"/>
                <w:kern w:val="0"/>
                <w:sz w:val="18"/>
                <w:szCs w:val="18"/>
              </w:rPr>
              <w:t>字段</w:t>
            </w:r>
          </w:p>
        </w:tc>
        <w:tc>
          <w:tcPr>
            <w:tcW w:w="0" w:type="auto"/>
            <w:tcBorders>
              <w:top w:val="single" w:color="EBEBEB" w:sz="4" w:space="0"/>
              <w:left w:val="single" w:color="EBEBEB" w:sz="4" w:space="0"/>
              <w:bottom w:val="single" w:color="EBEBEB" w:sz="4" w:space="0"/>
              <w:right w:val="single" w:color="EBEBEB" w:sz="4" w:space="0"/>
            </w:tcBorders>
            <w:shd w:val="clear" w:color="auto" w:fill="FBFBFB"/>
            <w:tcMar>
              <w:top w:w="100" w:type="dxa"/>
              <w:left w:w="100" w:type="dxa"/>
              <w:bottom w:w="100" w:type="dxa"/>
              <w:right w:w="100" w:type="dxa"/>
            </w:tcMar>
            <w:vAlign w:val="center"/>
          </w:tcPr>
          <w:p>
            <w:pPr>
              <w:widowControl/>
              <w:jc w:val="center"/>
              <w:rPr>
                <w:rFonts w:ascii="Helvetica" w:hAnsi="Helvetica" w:eastAsia="宋体" w:cs="宋体"/>
                <w:b/>
                <w:bCs/>
                <w:color w:val="000000"/>
                <w:kern w:val="0"/>
                <w:sz w:val="18"/>
                <w:szCs w:val="18"/>
              </w:rPr>
            </w:pPr>
            <w:r>
              <w:rPr>
                <w:rFonts w:ascii="Helvetica" w:hAnsi="Helvetica" w:eastAsia="宋体" w:cs="宋体"/>
                <w:b/>
                <w:bCs/>
                <w:color w:val="000000"/>
                <w:kern w:val="0"/>
                <w:sz w:val="18"/>
                <w:szCs w:val="18"/>
              </w:rPr>
              <w:t>是否必选</w:t>
            </w:r>
          </w:p>
        </w:tc>
        <w:tc>
          <w:tcPr>
            <w:tcW w:w="0" w:type="auto"/>
            <w:tcBorders>
              <w:top w:val="single" w:color="EBEBEB" w:sz="4" w:space="0"/>
              <w:left w:val="single" w:color="EBEBEB" w:sz="4" w:space="0"/>
              <w:bottom w:val="single" w:color="EBEBEB" w:sz="4" w:space="0"/>
              <w:right w:val="single" w:color="EBEBEB" w:sz="4" w:space="0"/>
            </w:tcBorders>
            <w:shd w:val="clear" w:color="auto" w:fill="FBFBFB"/>
            <w:tcMar>
              <w:top w:w="100" w:type="dxa"/>
              <w:left w:w="100" w:type="dxa"/>
              <w:bottom w:w="100" w:type="dxa"/>
              <w:right w:w="100" w:type="dxa"/>
            </w:tcMar>
            <w:vAlign w:val="center"/>
          </w:tcPr>
          <w:p>
            <w:pPr>
              <w:widowControl/>
              <w:jc w:val="center"/>
              <w:rPr>
                <w:rFonts w:ascii="Helvetica" w:hAnsi="Helvetica" w:eastAsia="宋体" w:cs="宋体"/>
                <w:b/>
                <w:bCs/>
                <w:color w:val="000000"/>
                <w:kern w:val="0"/>
                <w:sz w:val="18"/>
                <w:szCs w:val="18"/>
              </w:rPr>
            </w:pPr>
            <w:r>
              <w:rPr>
                <w:rFonts w:ascii="Helvetica" w:hAnsi="Helvetica" w:eastAsia="宋体" w:cs="宋体"/>
                <w:b/>
                <w:bCs/>
                <w:color w:val="000000"/>
                <w:kern w:val="0"/>
                <w:sz w:val="18"/>
                <w:szCs w:val="18"/>
              </w:rPr>
              <w:t>类型</w:t>
            </w:r>
          </w:p>
        </w:tc>
        <w:tc>
          <w:tcPr>
            <w:tcW w:w="0" w:type="auto"/>
            <w:tcBorders>
              <w:top w:val="single" w:color="EBEBEB" w:sz="4" w:space="0"/>
              <w:left w:val="single" w:color="EBEBEB" w:sz="4" w:space="0"/>
              <w:bottom w:val="single" w:color="EBEBEB" w:sz="4" w:space="0"/>
              <w:right w:val="single" w:color="EBEBEB" w:sz="4" w:space="0"/>
            </w:tcBorders>
            <w:shd w:val="clear" w:color="auto" w:fill="FBFBFB"/>
            <w:tcMar>
              <w:top w:w="100" w:type="dxa"/>
              <w:left w:w="100" w:type="dxa"/>
              <w:bottom w:w="100" w:type="dxa"/>
              <w:right w:w="100" w:type="dxa"/>
            </w:tcMar>
            <w:vAlign w:val="center"/>
          </w:tcPr>
          <w:p>
            <w:pPr>
              <w:widowControl/>
              <w:jc w:val="center"/>
              <w:rPr>
                <w:rFonts w:ascii="Helvetica" w:hAnsi="Helvetica" w:eastAsia="宋体" w:cs="宋体"/>
                <w:b/>
                <w:bCs/>
                <w:color w:val="000000"/>
                <w:kern w:val="0"/>
                <w:sz w:val="18"/>
                <w:szCs w:val="18"/>
              </w:rPr>
            </w:pPr>
            <w:r>
              <w:rPr>
                <w:rFonts w:ascii="Helvetica" w:hAnsi="Helvetica" w:eastAsia="宋体" w:cs="宋体"/>
                <w:b/>
                <w:bCs/>
                <w:color w:val="000000"/>
                <w:kern w:val="0"/>
                <w:sz w:val="18"/>
                <w:szCs w:val="18"/>
              </w:rPr>
              <w:t>说明</w:t>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result_num</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是</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int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结果数量</w:t>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result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是</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object[]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检测到的目标，手势、人脸</w:t>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+classname</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否</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string</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目标所属类别，24种手势、other、face</w:t>
            </w:r>
          </w:p>
        </w:tc>
      </w:tr>
      <w:tr>
        <w:tblPrEx>
          <w:shd w:val="clear" w:color="auto" w:fill="FFFFFF"/>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+top</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否</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int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目标框上坐标</w:t>
            </w:r>
          </w:p>
        </w:tc>
      </w:tr>
      <w:tr>
        <w:tblPrEx>
          <w:shd w:val="clear" w:color="auto" w:fill="FFFFFF"/>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+width</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否</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int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目标框的宽</w:t>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+left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否</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int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目标框最左坐标</w:t>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+height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否</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int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目标框的高</w:t>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+probability</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否</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float</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目标属于该类别的概率</w:t>
            </w:r>
          </w:p>
        </w:tc>
      </w:tr>
      <w:tr>
        <w:tblPrEx>
          <w:tblCellMar>
            <w:top w:w="15" w:type="dxa"/>
            <w:left w:w="15" w:type="dxa"/>
            <w:bottom w:w="15" w:type="dxa"/>
            <w:right w:w="15" w:type="dxa"/>
          </w:tblCellMar>
        </w:tblPrEx>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log_id</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是</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int64</w:t>
            </w:r>
          </w:p>
        </w:tc>
        <w:tc>
          <w:tcPr>
            <w:tcW w:w="0" w:type="auto"/>
            <w:tcBorders>
              <w:top w:val="single" w:color="EBEBEB" w:sz="4" w:space="0"/>
              <w:left w:val="single" w:color="EBEBEB" w:sz="4" w:space="0"/>
              <w:bottom w:val="single" w:color="EBEBEB" w:sz="4" w:space="0"/>
              <w:right w:val="single" w:color="EBEBEB" w:sz="4" w:space="0"/>
            </w:tcBorders>
            <w:shd w:val="clear" w:color="auto" w:fill="FFFFFF"/>
            <w:tcMar>
              <w:top w:w="100" w:type="dxa"/>
              <w:left w:w="100" w:type="dxa"/>
              <w:bottom w:w="100" w:type="dxa"/>
              <w:right w:w="100" w:type="dxa"/>
            </w:tcMar>
            <w:vAlign w:val="center"/>
          </w:tcPr>
          <w:p>
            <w:pPr>
              <w:widowControl/>
              <w:jc w:val="left"/>
              <w:rPr>
                <w:rFonts w:ascii="Helvetica" w:hAnsi="Helvetica" w:eastAsia="宋体" w:cs="宋体"/>
                <w:kern w:val="0"/>
                <w:sz w:val="18"/>
                <w:szCs w:val="18"/>
              </w:rPr>
            </w:pPr>
            <w:r>
              <w:rPr>
                <w:rFonts w:ascii="Helvetica" w:hAnsi="Helvetica" w:eastAsia="宋体" w:cs="宋体"/>
                <w:kern w:val="0"/>
                <w:sz w:val="18"/>
                <w:szCs w:val="18"/>
              </w:rPr>
              <w:t>唯一的log id，用于问题定位</w:t>
            </w:r>
          </w:p>
        </w:tc>
      </w:tr>
    </w:tbl>
    <w:p>
      <w:r>
        <w:rPr>
          <w:rFonts w:hint="eastAsia"/>
        </w:rPr>
        <w:t>手势识别 返回示例</w:t>
      </w:r>
    </w:p>
    <w:p/>
    <w:p>
      <w:pPr>
        <w:rPr>
          <w:shd w:val="pct10" w:color="auto" w:fill="FFFFFF"/>
        </w:rPr>
      </w:pPr>
      <w:r>
        <w:rPr>
          <w:shd w:val="pct10" w:color="auto" w:fill="FFFFFF"/>
        </w:rPr>
        <w:t>{</w:t>
      </w:r>
    </w:p>
    <w:p>
      <w:pPr>
        <w:rPr>
          <w:shd w:val="pct10" w:color="auto" w:fill="FFFFFF"/>
        </w:rPr>
      </w:pPr>
      <w:r>
        <w:rPr>
          <w:shd w:val="pct10" w:color="auto" w:fill="FFFFFF"/>
        </w:rPr>
        <w:t xml:space="preserve">  "log_id": 4466502370458351471,</w:t>
      </w:r>
    </w:p>
    <w:p>
      <w:pPr>
        <w:rPr>
          <w:shd w:val="pct10" w:color="auto" w:fill="FFFFFF"/>
        </w:rPr>
      </w:pPr>
      <w:r>
        <w:rPr>
          <w:shd w:val="pct10" w:color="auto" w:fill="FFFFFF"/>
        </w:rPr>
        <w:t xml:space="preserve">  "result_num": 2,</w:t>
      </w:r>
    </w:p>
    <w:p>
      <w:pPr>
        <w:rPr>
          <w:shd w:val="pct10" w:color="auto" w:fill="FFFFFF"/>
        </w:rPr>
      </w:pPr>
      <w:r>
        <w:rPr>
          <w:shd w:val="pct10" w:color="auto" w:fill="FFFFFF"/>
        </w:rPr>
        <w:t xml:space="preserve">  "result": [{</w:t>
      </w:r>
    </w:p>
    <w:p>
      <w:pPr>
        <w:rPr>
          <w:shd w:val="pct10" w:color="auto" w:fill="FFFFFF"/>
        </w:rPr>
      </w:pPr>
      <w:r>
        <w:rPr>
          <w:shd w:val="pct10" w:color="auto" w:fill="FFFFFF"/>
        </w:rPr>
        <w:t xml:space="preserve">    "probability": 0.9844077229499817,</w:t>
      </w:r>
    </w:p>
    <w:p>
      <w:pPr>
        <w:rPr>
          <w:shd w:val="pct10" w:color="auto" w:fill="FFFFFF"/>
        </w:rPr>
      </w:pPr>
      <w:r>
        <w:rPr>
          <w:shd w:val="pct10" w:color="auto" w:fill="FFFFFF"/>
        </w:rPr>
        <w:t xml:space="preserve">    "top": 20,</w:t>
      </w:r>
    </w:p>
    <w:p>
      <w:pPr>
        <w:rPr>
          <w:shd w:val="pct10" w:color="auto" w:fill="FFFFFF"/>
        </w:rPr>
      </w:pPr>
      <w:r>
        <w:rPr>
          <w:shd w:val="pct10" w:color="auto" w:fill="FFFFFF"/>
        </w:rPr>
        <w:t xml:space="preserve">    "height": 156,</w:t>
      </w:r>
    </w:p>
    <w:p>
      <w:pPr>
        <w:rPr>
          <w:shd w:val="pct10" w:color="auto" w:fill="FFFFFF"/>
        </w:rPr>
      </w:pPr>
      <w:r>
        <w:rPr>
          <w:shd w:val="pct10" w:color="auto" w:fill="FFFFFF"/>
        </w:rPr>
        <w:t xml:space="preserve">    "classname": "Face",</w:t>
      </w:r>
    </w:p>
    <w:p>
      <w:pPr>
        <w:rPr>
          <w:shd w:val="pct10" w:color="auto" w:fill="FFFFFF"/>
        </w:rPr>
      </w:pPr>
      <w:r>
        <w:rPr>
          <w:shd w:val="pct10" w:color="auto" w:fill="FFFFFF"/>
        </w:rPr>
        <w:t xml:space="preserve">    "width": 116,</w:t>
      </w:r>
    </w:p>
    <w:p>
      <w:pPr>
        <w:rPr>
          <w:shd w:val="pct10" w:color="auto" w:fill="FFFFFF"/>
        </w:rPr>
      </w:pPr>
      <w:r>
        <w:rPr>
          <w:shd w:val="pct10" w:color="auto" w:fill="FFFFFF"/>
        </w:rPr>
        <w:t xml:space="preserve">    "left": 173</w:t>
      </w:r>
    </w:p>
    <w:p>
      <w:pPr>
        <w:rPr>
          <w:shd w:val="pct10" w:color="auto" w:fill="FFFFFF"/>
        </w:rPr>
      </w:pPr>
      <w:r>
        <w:rPr>
          <w:shd w:val="pct10" w:color="auto" w:fill="FFFFFF"/>
        </w:rPr>
        <w:t xml:space="preserve">  },</w:t>
      </w:r>
    </w:p>
    <w:p>
      <w:pPr>
        <w:rPr>
          <w:shd w:val="pct10" w:color="auto" w:fill="FFFFFF"/>
        </w:rPr>
      </w:pPr>
      <w:r>
        <w:rPr>
          <w:shd w:val="pct10" w:color="auto" w:fill="FFFFFF"/>
        </w:rPr>
        <w:t xml:space="preserve">  {</w:t>
      </w:r>
    </w:p>
    <w:p>
      <w:pPr>
        <w:rPr>
          <w:shd w:val="pct10" w:color="auto" w:fill="FFFFFF"/>
        </w:rPr>
      </w:pPr>
      <w:r>
        <w:rPr>
          <w:shd w:val="pct10" w:color="auto" w:fill="FFFFFF"/>
        </w:rPr>
        <w:t xml:space="preserve">    "probability": 0.4679304957389832,</w:t>
      </w:r>
    </w:p>
    <w:p>
      <w:pPr>
        <w:rPr>
          <w:shd w:val="pct10" w:color="auto" w:fill="FFFFFF"/>
        </w:rPr>
      </w:pPr>
      <w:r>
        <w:rPr>
          <w:shd w:val="pct10" w:color="auto" w:fill="FFFFFF"/>
        </w:rPr>
        <w:t xml:space="preserve">    "top": 157,</w:t>
      </w:r>
    </w:p>
    <w:p>
      <w:pPr>
        <w:rPr>
          <w:shd w:val="pct10" w:color="auto" w:fill="FFFFFF"/>
        </w:rPr>
      </w:pPr>
      <w:r>
        <w:rPr>
          <w:shd w:val="pct10" w:color="auto" w:fill="FFFFFF"/>
        </w:rPr>
        <w:t xml:space="preserve">    "height": 106,</w:t>
      </w:r>
    </w:p>
    <w:p>
      <w:pPr>
        <w:rPr>
          <w:shd w:val="pct10" w:color="auto" w:fill="FFFFFF"/>
        </w:rPr>
      </w:pPr>
      <w:r>
        <w:rPr>
          <w:shd w:val="pct10" w:color="auto" w:fill="FFFFFF"/>
        </w:rPr>
        <w:t xml:space="preserve">    "classname": "Heart_2",</w:t>
      </w:r>
    </w:p>
    <w:p>
      <w:pPr>
        <w:rPr>
          <w:shd w:val="pct10" w:color="auto" w:fill="FFFFFF"/>
        </w:rPr>
      </w:pPr>
      <w:r>
        <w:rPr>
          <w:shd w:val="pct10" w:color="auto" w:fill="FFFFFF"/>
        </w:rPr>
        <w:t xml:space="preserve">    "width": 177,</w:t>
      </w:r>
    </w:p>
    <w:p>
      <w:pPr>
        <w:rPr>
          <w:shd w:val="pct10" w:color="auto" w:fill="FFFFFF"/>
        </w:rPr>
      </w:pPr>
      <w:r>
        <w:rPr>
          <w:shd w:val="pct10" w:color="auto" w:fill="FFFFFF"/>
        </w:rPr>
        <w:t xml:space="preserve">    "left": 183</w:t>
      </w:r>
    </w:p>
    <w:p>
      <w:pPr>
        <w:rPr>
          <w:shd w:val="pct10" w:color="auto" w:fill="FFFFFF"/>
        </w:rPr>
      </w:pPr>
      <w:r>
        <w:rPr>
          <w:shd w:val="pct10" w:color="auto" w:fill="FFFFFF"/>
        </w:rPr>
        <w:t xml:space="preserve">  }]</w:t>
      </w:r>
    </w:p>
    <w:p>
      <w:pPr>
        <w:rPr>
          <w:shd w:val="pct10" w:color="auto" w:fill="FFFFFF"/>
        </w:rPr>
      </w:pPr>
      <w:r>
        <w:rPr>
          <w:shd w:val="pct10" w:color="auto" w:fill="FFFFFF"/>
        </w:rPr>
        <w:t>}</w:t>
      </w:r>
    </w:p>
    <w:p/>
    <w:p>
      <w:r>
        <w:rPr>
          <w:rFonts w:hint="eastAsia"/>
        </w:rPr>
        <w:t>下面我们看下摄像头实时识别手势并显示在画面中完整代码。</w:t>
      </w:r>
    </w:p>
    <w:p/>
    <w:p>
      <w:pPr>
        <w:rPr>
          <w:i/>
          <w:u w:val="single"/>
        </w:rPr>
      </w:pPr>
      <w:r>
        <w:rPr>
          <w:rFonts w:hint="eastAsia"/>
          <w:i/>
        </w:rPr>
        <w:t>代码路径：</w:t>
      </w:r>
      <w:r>
        <w:rPr>
          <w:rFonts w:hint="eastAsia"/>
          <w:i/>
          <w:u w:val="single"/>
        </w:rPr>
        <w:t xml:space="preserve"> /home/pi/Yahboom_Project/3.AI视觉课程/</w:t>
      </w:r>
      <w:r>
        <w:rPr>
          <w:rFonts w:hint="eastAsia"/>
        </w:rPr>
        <w:t xml:space="preserve"> </w:t>
      </w:r>
      <w:r>
        <w:rPr>
          <w:rFonts w:hint="eastAsia"/>
          <w:i/>
          <w:u w:val="single"/>
        </w:rPr>
        <w:t>09.树莓派手势识别.ipynb</w:t>
      </w:r>
    </w:p>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#bgr8转jpeg格式</w:t>
            </w:r>
          </w:p>
          <w:p>
            <w:pPr>
              <w:spacing w:before="0" w:after="0" w:line="240" w:lineRule="auto"/>
            </w:pPr>
            <w:r>
              <w:t>import enum</w:t>
            </w:r>
          </w:p>
          <w:p>
            <w:pPr>
              <w:spacing w:before="0" w:after="0" w:line="240" w:lineRule="auto"/>
            </w:pPr>
            <w:r>
              <w:t>import cv2</w:t>
            </w:r>
          </w:p>
          <w:p>
            <w:pPr>
              <w:spacing w:before="0" w:after="0" w:line="240" w:lineRule="auto"/>
            </w:pPr>
          </w:p>
          <w:p>
            <w:pPr>
              <w:spacing w:before="0" w:after="0" w:line="240" w:lineRule="auto"/>
            </w:pPr>
            <w:r>
              <w:t>def bgr8_to_jpeg(value, quality=75):</w:t>
            </w:r>
          </w:p>
          <w:p>
            <w:pPr>
              <w:spacing w:before="0" w:after="0" w:line="240" w:lineRule="auto"/>
            </w:pPr>
            <w:r>
              <w:t xml:space="preserve">    return bytes(cv2.imencode('.jpg', value)[1])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定义手势识别函数部分</w:t>
            </w:r>
          </w:p>
          <w:p>
            <w:pPr>
              <w:spacing w:before="0" w:after="0" w:line="240" w:lineRule="auto"/>
            </w:pPr>
            <w:r>
              <w:t xml:space="preserve">import cv2 </w:t>
            </w:r>
          </w:p>
          <w:p>
            <w:pPr>
              <w:spacing w:before="0" w:after="0" w:line="240" w:lineRule="auto"/>
            </w:pPr>
            <w:r>
              <w:t>import time</w:t>
            </w:r>
          </w:p>
          <w:p>
            <w:pPr>
              <w:spacing w:before="0" w:after="0" w:line="240" w:lineRule="auto"/>
            </w:pPr>
            <w:r>
              <w:t>import demjson</w:t>
            </w:r>
          </w:p>
          <w:p>
            <w:pPr>
              <w:spacing w:before="0" w:after="0" w:line="240" w:lineRule="auto"/>
            </w:pPr>
            <w:r>
              <w:t xml:space="preserve">import pygame </w:t>
            </w:r>
          </w:p>
          <w:p>
            <w:pPr>
              <w:spacing w:before="0" w:after="0" w:line="240" w:lineRule="auto"/>
            </w:pPr>
            <w:r>
              <w:t>from aip import AipBodyAnalysis</w:t>
            </w:r>
          </w:p>
          <w:p>
            <w:pPr>
              <w:spacing w:before="0" w:after="0" w:line="240" w:lineRule="auto"/>
            </w:pPr>
            <w:r>
              <w:t>from aip import AipSpeech</w:t>
            </w:r>
          </w:p>
          <w:p>
            <w:pPr>
              <w:spacing w:before="0" w:after="0" w:line="240" w:lineRule="auto"/>
            </w:pPr>
            <w:r>
              <w:t>from PIL import Image, ImageDraw, ImageFont</w:t>
            </w:r>
          </w:p>
          <w:p>
            <w:pPr>
              <w:spacing w:before="0" w:after="0" w:line="240" w:lineRule="auto"/>
            </w:pPr>
            <w:r>
              <w:t>import numpy</w:t>
            </w:r>
          </w:p>
          <w:p>
            <w:pPr>
              <w:spacing w:before="0" w:after="0" w:line="240" w:lineRule="auto"/>
            </w:pPr>
            <w:r>
              <w:t>import ipywidgets.widgets as widgets</w:t>
            </w:r>
          </w:p>
          <w:p>
            <w:pPr>
              <w:spacing w:before="0" w:after="0" w:line="240" w:lineRule="auto"/>
            </w:pPr>
          </w:p>
          <w:p>
            <w:pPr>
              <w:spacing w:before="0" w:after="0" w:line="240" w:lineRule="auto"/>
            </w:pPr>
            <w:r>
              <w:rPr>
                <w:rFonts w:hint="eastAsia"/>
              </w:rPr>
              <w:t># 具体手势请看官方提供 https://ai.baidu.com/ai-doc/BODY/4k3cpywrv</w:t>
            </w:r>
          </w:p>
          <w:p>
            <w:pPr>
              <w:spacing w:before="0" w:after="0" w:line="240" w:lineRule="auto"/>
            </w:pPr>
            <w:r>
              <w:rPr>
                <w:rFonts w:hint="eastAsia"/>
              </w:rPr>
              <w:t>hand={'One':'数字1','Five':'数字5','Fist':'拳头','Ok':'OK',</w:t>
            </w:r>
          </w:p>
          <w:p>
            <w:pPr>
              <w:spacing w:before="0" w:after="0" w:line="240" w:lineRule="auto"/>
            </w:pPr>
            <w:r>
              <w:rPr>
                <w:rFonts w:hint="eastAsia"/>
              </w:rPr>
              <w:t xml:space="preserve">      'Prayer':'祈祷','Congratulation':'作揖','Honour':'作别',</w:t>
            </w:r>
          </w:p>
          <w:p>
            <w:pPr>
              <w:spacing w:before="0" w:after="0" w:line="240" w:lineRule="auto"/>
            </w:pPr>
            <w:r>
              <w:rPr>
                <w:rFonts w:hint="eastAsia"/>
              </w:rPr>
              <w:t xml:space="preserve">      'Heart_single':'比心心','Thumb_up':'点赞','Thumb_down':'Diss',</w:t>
            </w:r>
          </w:p>
          <w:p>
            <w:pPr>
              <w:spacing w:before="0" w:after="0" w:line="240" w:lineRule="auto"/>
            </w:pPr>
            <w:r>
              <w:rPr>
                <w:rFonts w:hint="eastAsia"/>
              </w:rPr>
              <w:t xml:space="preserve">      'ILY':'我爱你','Palm_up':'掌心向上','Heart_1':'双手比心1',</w:t>
            </w:r>
          </w:p>
          <w:p>
            <w:pPr>
              <w:spacing w:before="0" w:after="0" w:line="240" w:lineRule="auto"/>
            </w:pPr>
            <w:r>
              <w:rPr>
                <w:rFonts w:hint="eastAsia"/>
              </w:rPr>
              <w:t xml:space="preserve">      'Heart_2':'双手比心2','Heart_3':'双手比心3','Two':'数字2',</w:t>
            </w:r>
          </w:p>
          <w:p>
            <w:pPr>
              <w:spacing w:before="0" w:after="0" w:line="240" w:lineRule="auto"/>
            </w:pPr>
            <w:r>
              <w:rPr>
                <w:rFonts w:hint="eastAsia"/>
              </w:rPr>
              <w:t xml:space="preserve">      'Three':'数字3','Four':'数字4','Six':'数字6','Seven':'数字7',</w:t>
            </w:r>
          </w:p>
          <w:p>
            <w:pPr>
              <w:spacing w:before="0" w:after="0" w:line="240" w:lineRule="auto"/>
            </w:pPr>
            <w:r>
              <w:rPr>
                <w:rFonts w:hint="eastAsia"/>
              </w:rPr>
              <w:t xml:space="preserve">      'Eight':'数字8','Nine':'数字9','Rock':'Rock','Insult':'竖中指','Face':'脸'}</w:t>
            </w:r>
          </w:p>
          <w:p>
            <w:pPr>
              <w:spacing w:before="0" w:after="0" w:line="240" w:lineRule="auto"/>
            </w:pPr>
          </w:p>
          <w:p>
            <w:pPr>
              <w:spacing w:before="0" w:after="0" w:line="240" w:lineRule="auto"/>
            </w:pPr>
            <w:r>
              <w:rPr>
                <w:rFonts w:hint="eastAsia"/>
              </w:rPr>
              <w:t xml:space="preserve"># 下面的key要换成自己的 </w:t>
            </w:r>
          </w:p>
          <w:p>
            <w:pPr>
              <w:spacing w:before="0" w:after="0" w:line="240" w:lineRule="auto"/>
            </w:pPr>
            <w:r>
              <w:rPr>
                <w:rFonts w:hint="eastAsia"/>
              </w:rPr>
              <w:t>""" 人体分析 APPID AK SK """</w:t>
            </w:r>
          </w:p>
          <w:p>
            <w:pPr>
              <w:spacing w:before="0" w:after="0" w:line="240" w:lineRule="auto"/>
            </w:pPr>
            <w:r>
              <w:t>APP_ID = '18550528'</w:t>
            </w:r>
          </w:p>
          <w:p>
            <w:pPr>
              <w:spacing w:before="0" w:after="0" w:line="240" w:lineRule="auto"/>
            </w:pPr>
            <w:r>
              <w:t>API_KEY = 'K6PWqtiUTKYK1fYaz13O8E3i'</w:t>
            </w:r>
          </w:p>
          <w:p>
            <w:pPr>
              <w:spacing w:before="0" w:after="0" w:line="240" w:lineRule="auto"/>
            </w:pPr>
            <w:r>
              <w:t>SECRET_KEY = 'IDBUII1j6srF1XVNDX32I2WpuwBWczzK'</w:t>
            </w:r>
          </w:p>
          <w:p>
            <w:pPr>
              <w:spacing w:before="0" w:after="0" w:line="240" w:lineRule="auto"/>
            </w:pPr>
          </w:p>
          <w:p>
            <w:pPr>
              <w:spacing w:before="0" w:after="0" w:line="240" w:lineRule="auto"/>
            </w:pPr>
          </w:p>
          <w:p>
            <w:pPr>
              <w:spacing w:before="0" w:after="0" w:line="240" w:lineRule="auto"/>
            </w:pPr>
          </w:p>
          <w:p>
            <w:pPr>
              <w:spacing w:before="0" w:after="0" w:line="240" w:lineRule="auto"/>
            </w:pPr>
            <w:r>
              <w:t>#camera = PiCamera()</w:t>
            </w:r>
          </w:p>
          <w:p>
            <w:pPr>
              <w:spacing w:before="0" w:after="0" w:line="240" w:lineRule="auto"/>
            </w:pPr>
            <w:r>
              <w:t>client = AipBodyAnalysis(APP_ID, API_KEY, SECRET_KEY)</w:t>
            </w:r>
          </w:p>
          <w:p>
            <w:pPr>
              <w:spacing w:before="0" w:after="0" w:line="240" w:lineRule="auto"/>
            </w:pPr>
          </w:p>
          <w:p>
            <w:pPr>
              <w:spacing w:before="0" w:after="0" w:line="240" w:lineRule="auto"/>
            </w:pPr>
          </w:p>
          <w:p>
            <w:pPr>
              <w:spacing w:before="0" w:after="0" w:line="240" w:lineRule="auto"/>
            </w:pPr>
            <w:r>
              <w:t>g_camera = cv2.VideoCapture(0)</w:t>
            </w:r>
          </w:p>
          <w:p>
            <w:pPr>
              <w:spacing w:before="0" w:after="0" w:line="240" w:lineRule="auto"/>
            </w:pPr>
            <w:r>
              <w:t>g_camera.set(3, 640)</w:t>
            </w:r>
          </w:p>
          <w:p>
            <w:pPr>
              <w:spacing w:before="0" w:after="0" w:line="240" w:lineRule="auto"/>
            </w:pPr>
            <w:r>
              <w:t>g_camera.set(4, 480)</w:t>
            </w:r>
          </w:p>
          <w:p>
            <w:pPr>
              <w:spacing w:before="0" w:after="0" w:line="240" w:lineRule="auto"/>
            </w:pPr>
            <w:r>
              <w:rPr>
                <w:rFonts w:hint="eastAsia"/>
              </w:rPr>
              <w:t>g_camera.set(5, 120)  #设置帧率</w:t>
            </w:r>
          </w:p>
          <w:p>
            <w:pPr>
              <w:spacing w:before="0" w:after="0" w:line="240" w:lineRule="auto"/>
            </w:pPr>
            <w:r>
              <w:t>g_camera.set(cv2.CAP_PROP_FOURCC, cv2.VideoWriter.fourcc('M', 'J', 'P', 'G'))</w:t>
            </w:r>
          </w:p>
          <w:p>
            <w:pPr>
              <w:spacing w:before="0" w:after="0" w:line="240" w:lineRule="auto"/>
            </w:pPr>
            <w:r>
              <w:rPr>
                <w:rFonts w:hint="eastAsia"/>
              </w:rPr>
              <w:t>g_camera.set(cv2.CAP_PROP_BRIGHTNESS, 40) #设置亮度 -64 - 64  0.0</w:t>
            </w:r>
          </w:p>
          <w:p>
            <w:pPr>
              <w:spacing w:before="0" w:after="0" w:line="240" w:lineRule="auto"/>
            </w:pPr>
            <w:r>
              <w:rPr>
                <w:rFonts w:hint="eastAsia"/>
              </w:rPr>
              <w:t>g_camera.set(cv2.CAP_PROP_CONTRAST, 50) #设置对比度 -64 - 64  2.0</w:t>
            </w:r>
          </w:p>
          <w:p>
            <w:pPr>
              <w:spacing w:before="0" w:after="0" w:line="240" w:lineRule="auto"/>
            </w:pPr>
            <w:r>
              <w:rPr>
                <w:rFonts w:hint="eastAsia"/>
              </w:rPr>
              <w:t>g_camera.set(cv2.CAP_PROP_EXPOSURE, 156) #设置曝光值 1.0 - 5000  156.0</w:t>
            </w:r>
          </w:p>
          <w:p>
            <w:pPr>
              <w:spacing w:before="0" w:after="0" w:line="240" w:lineRule="auto"/>
            </w:pPr>
          </w:p>
          <w:p>
            <w:pPr>
              <w:spacing w:before="0" w:after="0" w:line="240" w:lineRule="auto"/>
            </w:pPr>
            <w:r>
              <w:t>ret, frame = g_camera.read()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定义摄像头显示组件</w:t>
            </w:r>
          </w:p>
          <w:p>
            <w:pPr>
              <w:spacing w:before="0" w:after="0" w:line="240" w:lineRule="auto"/>
            </w:pPr>
            <w:r>
              <w:rPr>
                <w:rFonts w:hint="eastAsia"/>
              </w:rPr>
              <w:t>image_widget = widgets.Image(format='jpeg', width=600, height=500)  #设置摄像头显示组件</w:t>
            </w:r>
          </w:p>
          <w:p>
            <w:pPr>
              <w:spacing w:before="0" w:after="0" w:line="240" w:lineRule="auto"/>
            </w:pPr>
            <w:r>
              <w:t xml:space="preserve">display(image_widget)   </w:t>
            </w:r>
          </w:p>
          <w:p>
            <w:pPr>
              <w:spacing w:before="0" w:after="0" w:line="240" w:lineRule="auto"/>
            </w:pPr>
            <w:r>
              <w:t>image_widget.value = bgr8_to_jpeg(frame)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定义转换显示中文函数</w:t>
            </w:r>
          </w:p>
          <w:p>
            <w:pPr>
              <w:spacing w:before="0" w:after="0" w:line="240" w:lineRule="auto"/>
            </w:pPr>
            <w:r>
              <w:t>def cv2ImgAddText(img, text, left, top, textColor=(0, 255, 0), textSize=20):</w:t>
            </w:r>
          </w:p>
          <w:p>
            <w:pPr>
              <w:spacing w:before="0" w:after="0" w:line="240" w:lineRule="auto"/>
            </w:pPr>
            <w:r>
              <w:rPr>
                <w:rFonts w:hint="eastAsia"/>
              </w:rPr>
              <w:t xml:space="preserve">    if (isinstance(img, numpy.ndarray)):  # 判断是否OpenCV图片类型</w:t>
            </w:r>
          </w:p>
          <w:p>
            <w:pPr>
              <w:spacing w:before="0" w:after="0" w:line="240" w:lineRule="auto"/>
            </w:pPr>
            <w:r>
              <w:t xml:space="preserve">        img = Image.fromarray(cv2.cvtColor(img, cv2.COLOR_BGR2RGB))</w:t>
            </w:r>
          </w:p>
          <w:p>
            <w:pPr>
              <w:spacing w:before="0" w:after="0" w:line="240" w:lineRule="auto"/>
            </w:pPr>
            <w:r>
              <w:rPr>
                <w:rFonts w:hint="eastAsia"/>
              </w:rPr>
              <w:t xml:space="preserve">    # 创建一个可以在给定图像上绘图的对象</w:t>
            </w:r>
          </w:p>
          <w:p>
            <w:pPr>
              <w:spacing w:before="0" w:after="0" w:line="240" w:lineRule="auto"/>
            </w:pPr>
            <w:r>
              <w:t xml:space="preserve">    draw = ImageDraw.Draw(img)</w:t>
            </w:r>
          </w:p>
          <w:p>
            <w:pPr>
              <w:spacing w:before="0" w:after="0" w:line="240" w:lineRule="auto"/>
            </w:pPr>
            <w:r>
              <w:rPr>
                <w:rFonts w:hint="eastAsia"/>
              </w:rPr>
              <w:t xml:space="preserve">    # 字体的格式</w:t>
            </w:r>
          </w:p>
          <w:p>
            <w:pPr>
              <w:spacing w:before="0" w:after="0" w:line="240" w:lineRule="auto"/>
            </w:pPr>
            <w:r>
              <w:t xml:space="preserve">    fontStyle = ImageFont.truetype(</w:t>
            </w:r>
          </w:p>
          <w:p>
            <w:pPr>
              <w:spacing w:before="0" w:after="0" w:line="240" w:lineRule="auto"/>
            </w:pPr>
            <w:r>
              <w:t xml:space="preserve">        "simhei.ttf", textSize, encoding="utf-8")</w:t>
            </w:r>
          </w:p>
          <w:p>
            <w:pPr>
              <w:spacing w:before="0" w:after="0" w:line="240" w:lineRule="auto"/>
            </w:pPr>
            <w:r>
              <w:rPr>
                <w:rFonts w:hint="eastAsia"/>
              </w:rPr>
              <w:t xml:space="preserve">    # 绘制文本</w:t>
            </w:r>
          </w:p>
          <w:p>
            <w:pPr>
              <w:spacing w:before="0" w:after="0" w:line="240" w:lineRule="auto"/>
            </w:pPr>
            <w:r>
              <w:t xml:space="preserve">    draw.text((left, top), text, textColor, font=fontStyle)</w:t>
            </w:r>
          </w:p>
          <w:p>
            <w:pPr>
              <w:spacing w:before="0" w:after="0" w:line="240" w:lineRule="auto"/>
            </w:pPr>
            <w:r>
              <w:rPr>
                <w:rFonts w:hint="eastAsia"/>
              </w:rPr>
              <w:t xml:space="preserve">    # 转换回OpenCV格式</w:t>
            </w:r>
          </w:p>
          <w:p>
            <w:pPr>
              <w:spacing w:before="0" w:after="0" w:line="240" w:lineRule="auto"/>
            </w:pPr>
            <w:r>
              <w:t xml:space="preserve">    return cv2.cvtColor(numpy.asarray(img), cv2.COLOR_RGB2BGR)</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522" w:type="dxa"/>
          </w:tcPr>
          <w:p>
            <w:pPr>
              <w:spacing w:before="0" w:after="0" w:line="240" w:lineRule="auto"/>
            </w:pPr>
            <w:r>
              <w:rPr>
                <w:rFonts w:hint="eastAsia"/>
              </w:rPr>
              <w:t># 主进程</w:t>
            </w:r>
          </w:p>
          <w:p>
            <w:pPr>
              <w:spacing w:before="0" w:after="0" w:line="240" w:lineRule="auto"/>
            </w:pPr>
            <w:r>
              <w:t>while True:</w:t>
            </w:r>
          </w:p>
          <w:p>
            <w:pPr>
              <w:spacing w:before="0" w:after="0" w:line="240" w:lineRule="auto"/>
            </w:pPr>
            <w:r>
              <w:rPr>
                <w:rFonts w:hint="eastAsia"/>
              </w:rPr>
              <w:t xml:space="preserve">    """1.拍照 """</w:t>
            </w:r>
          </w:p>
          <w:p>
            <w:pPr>
              <w:spacing w:before="0" w:after="0" w:line="240" w:lineRule="auto"/>
            </w:pPr>
            <w:r>
              <w:t xml:space="preserve">    retval, frame = g_camera.read()</w:t>
            </w:r>
          </w:p>
          <w:p>
            <w:pPr>
              <w:spacing w:before="0" w:after="0" w:line="240" w:lineRule="auto"/>
            </w:pPr>
            <w:r>
              <w:t xml:space="preserve">    </w:t>
            </w:r>
          </w:p>
          <w:p>
            <w:pPr>
              <w:spacing w:before="0" w:after="0" w:line="240" w:lineRule="auto"/>
            </w:pPr>
            <w:r>
              <w:t xml:space="preserve">    ret, frame = g_camera.read()</w:t>
            </w:r>
          </w:p>
          <w:p>
            <w:pPr>
              <w:spacing w:before="0" w:after="0" w:line="240" w:lineRule="auto"/>
            </w:pPr>
            <w:r>
              <w:t xml:space="preserve">    </w:t>
            </w:r>
          </w:p>
          <w:p>
            <w:pPr>
              <w:spacing w:before="0" w:after="0" w:line="240" w:lineRule="auto"/>
            </w:pPr>
            <w:r>
              <w:t xml:space="preserve">    #image = get_file_content('./image.jpg')</w:t>
            </w:r>
          </w:p>
          <w:p>
            <w:pPr>
              <w:spacing w:before="0" w:after="0" w:line="240" w:lineRule="auto"/>
            </w:pPr>
          </w:p>
          <w:p>
            <w:pPr>
              <w:spacing w:before="0" w:after="0" w:line="240" w:lineRule="auto"/>
            </w:pPr>
            <w:r>
              <w:rPr>
                <w:rFonts w:hint="eastAsia"/>
              </w:rPr>
              <w:t xml:space="preserve">    """ 2.调用手势识别 """</w:t>
            </w:r>
          </w:p>
          <w:p>
            <w:pPr>
              <w:spacing w:before="0" w:after="0" w:line="240" w:lineRule="auto"/>
            </w:pPr>
            <w:r>
              <w:t xml:space="preserve">    raw = str(client.gesture(image_widget.value))</w:t>
            </w:r>
          </w:p>
          <w:p>
            <w:pPr>
              <w:spacing w:before="0" w:after="0" w:line="240" w:lineRule="auto"/>
            </w:pPr>
            <w:r>
              <w:t xml:space="preserve">    text = demjson.decode(raw)</w:t>
            </w:r>
          </w:p>
          <w:p>
            <w:pPr>
              <w:spacing w:before="0" w:after="0" w:line="240" w:lineRule="auto"/>
            </w:pPr>
            <w:r>
              <w:t xml:space="preserve">    try:</w:t>
            </w:r>
          </w:p>
          <w:p>
            <w:pPr>
              <w:spacing w:before="0" w:after="0" w:line="240" w:lineRule="auto"/>
            </w:pPr>
            <w:r>
              <w:t xml:space="preserve">        res = text['result'][0]['classname']</w:t>
            </w:r>
          </w:p>
          <w:p>
            <w:pPr>
              <w:spacing w:before="0" w:after="0" w:line="240" w:lineRule="auto"/>
            </w:pPr>
            <w:r>
              <w:t xml:space="preserve">    except:</w:t>
            </w:r>
          </w:p>
          <w:p>
            <w:pPr>
              <w:spacing w:before="0" w:after="0" w:line="240" w:lineRule="auto"/>
            </w:pPr>
            <w:r>
              <w:rPr>
                <w:rFonts w:hint="eastAsia"/>
              </w:rPr>
              <w:t xml:space="preserve">        print('识别结果：什么也没识别到哦~' )</w:t>
            </w:r>
          </w:p>
          <w:p>
            <w:pPr>
              <w:spacing w:before="0" w:after="0" w:line="240" w:lineRule="auto"/>
            </w:pPr>
            <w:r>
              <w:rPr>
                <w:rFonts w:hint="eastAsia"/>
              </w:rPr>
              <w:t xml:space="preserve">        # 1 dst 2 文字内容 3 坐标 4 5 字体大小 6 color 7 粗细 8 line type</w:t>
            </w:r>
          </w:p>
          <w:p>
            <w:pPr>
              <w:spacing w:before="0" w:after="0" w:line="240" w:lineRule="auto"/>
            </w:pPr>
            <w:r>
              <w:rPr>
                <w:rFonts w:hint="eastAsia"/>
              </w:rPr>
              <w:t>#       cv2.putText(frame, '未识别', (250,30), cv2.FONT_HERSHEY_SIMPLEX, 1, (0,0,200), 2, cv2.LINE_AA) #只能显示英文</w:t>
            </w:r>
          </w:p>
          <w:p>
            <w:pPr>
              <w:spacing w:before="0" w:after="0" w:line="240" w:lineRule="auto"/>
            </w:pPr>
            <w:r>
              <w:rPr>
                <w:rFonts w:hint="eastAsia"/>
              </w:rPr>
              <w:t xml:space="preserve">        img = cv2ImgAddText(frame, "未识别", 250, 30, (0, 0 , 255), 30)</w:t>
            </w:r>
          </w:p>
          <w:p>
            <w:pPr>
              <w:spacing w:before="0" w:after="0" w:line="240" w:lineRule="auto"/>
            </w:pPr>
            <w:r>
              <w:t xml:space="preserve">    else:</w:t>
            </w:r>
          </w:p>
          <w:p>
            <w:pPr>
              <w:spacing w:before="0" w:after="0" w:line="240" w:lineRule="auto"/>
            </w:pPr>
            <w:r>
              <w:rPr>
                <w:rFonts w:hint="eastAsia"/>
              </w:rPr>
              <w:t xml:space="preserve">        print('识别结果：' + hand[res])</w:t>
            </w:r>
          </w:p>
          <w:p>
            <w:pPr>
              <w:spacing w:before="0" w:after="0" w:line="240" w:lineRule="auto"/>
            </w:pPr>
            <w:r>
              <w:t xml:space="preserve">        #cv2.putText(frame, hand[res], (250,30), cv2.FONT_HERSHEY_SIMPLEX, 1, (0,0,0), 2, cv2.LINE_AA)</w:t>
            </w:r>
          </w:p>
          <w:p>
            <w:pPr>
              <w:spacing w:before="0" w:after="0" w:line="240" w:lineRule="auto"/>
            </w:pPr>
            <w:r>
              <w:t xml:space="preserve">        img = cv2ImgAddText(frame, hand[res], 250, 30, (0, 255 , 0), 30)</w:t>
            </w:r>
          </w:p>
          <w:p>
            <w:pPr>
              <w:spacing w:before="0" w:after="0" w:line="240" w:lineRule="auto"/>
            </w:pPr>
          </w:p>
          <w:p>
            <w:pPr>
              <w:spacing w:before="0" w:after="0" w:line="240" w:lineRule="auto"/>
            </w:pPr>
            <w:r>
              <w:t xml:space="preserve">    image_widget.value = bgr8_to_jpeg(img)</w:t>
            </w:r>
          </w:p>
          <w:p>
            <w:pPr>
              <w:spacing w:before="0" w:after="0" w:line="240" w:lineRule="auto"/>
            </w:pPr>
          </w:p>
        </w:tc>
      </w:tr>
    </w:tbl>
    <w:p/>
    <w:p>
      <w:r>
        <w:rPr>
          <w:rFonts w:hint="eastAsia"/>
        </w:rPr>
        <w:t>如果有识别结果如下：</w:t>
      </w:r>
    </w:p>
    <w:p/>
    <w:p>
      <w:pPr>
        <w:jc w:val="center"/>
      </w:pPr>
      <w:r>
        <w:drawing>
          <wp:inline distT="0" distB="0" distL="114300" distR="114300">
            <wp:extent cx="4200525" cy="2295525"/>
            <wp:effectExtent l="0" t="0" r="9525" b="952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48"/>
                    <a:stretch>
                      <a:fillRect/>
                    </a:stretch>
                  </pic:blipFill>
                  <pic:spPr>
                    <a:xfrm>
                      <a:off x="0" y="0"/>
                      <a:ext cx="4200525" cy="2295525"/>
                    </a:xfrm>
                    <a:prstGeom prst="rect">
                      <a:avLst/>
                    </a:prstGeom>
                    <a:noFill/>
                    <a:ln>
                      <a:noFill/>
                    </a:ln>
                  </pic:spPr>
                </pic:pic>
              </a:graphicData>
            </a:graphic>
          </wp:inline>
        </w:drawing>
      </w:r>
    </w:p>
    <w:p>
      <w:pPr>
        <w:jc w:val="center"/>
      </w:pPr>
      <w:r>
        <w:drawing>
          <wp:inline distT="0" distB="0" distL="114300" distR="114300">
            <wp:extent cx="5273040" cy="3909060"/>
            <wp:effectExtent l="0" t="0" r="3810" b="1524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49"/>
                    <a:stretch>
                      <a:fillRect/>
                    </a:stretch>
                  </pic:blipFill>
                  <pic:spPr>
                    <a:xfrm>
                      <a:off x="0" y="0"/>
                      <a:ext cx="5273040" cy="390906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Helvetica">
    <w:altName w:val="Arial"/>
    <w:panose1 w:val="020B0604020202020204"/>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7249"/>
    <w:multiLevelType w:val="multilevel"/>
    <w:tmpl w:val="01537249"/>
    <w:lvl w:ilvl="0" w:tentative="0">
      <w:start w:val="1"/>
      <w:numFmt w:val="bullet"/>
      <w:lvlText w:val=""/>
      <w:lvlJc w:val="left"/>
      <w:pPr>
        <w:ind w:left="846" w:hanging="420"/>
      </w:pPr>
      <w:rPr>
        <w:rFonts w:hint="default" w:ascii="Wingdings" w:hAnsi="Wingdings"/>
      </w:rPr>
    </w:lvl>
    <w:lvl w:ilvl="1" w:tentative="0">
      <w:start w:val="1"/>
      <w:numFmt w:val="bullet"/>
      <w:lvlText w:val=""/>
      <w:lvlJc w:val="left"/>
      <w:pPr>
        <w:ind w:left="1266" w:hanging="420"/>
      </w:pPr>
      <w:rPr>
        <w:rFonts w:hint="default" w:ascii="Wingdings" w:hAnsi="Wingdings"/>
      </w:rPr>
    </w:lvl>
    <w:lvl w:ilvl="2" w:tentative="0">
      <w:start w:val="1"/>
      <w:numFmt w:val="bullet"/>
      <w:lvlText w:val=""/>
      <w:lvlJc w:val="left"/>
      <w:pPr>
        <w:ind w:left="1686" w:hanging="420"/>
      </w:pPr>
      <w:rPr>
        <w:rFonts w:hint="default" w:ascii="Wingdings" w:hAnsi="Wingdings"/>
      </w:rPr>
    </w:lvl>
    <w:lvl w:ilvl="3" w:tentative="0">
      <w:start w:val="1"/>
      <w:numFmt w:val="bullet"/>
      <w:lvlText w:val=""/>
      <w:lvlJc w:val="left"/>
      <w:pPr>
        <w:ind w:left="2106" w:hanging="420"/>
      </w:pPr>
      <w:rPr>
        <w:rFonts w:hint="default" w:ascii="Wingdings" w:hAnsi="Wingdings"/>
      </w:rPr>
    </w:lvl>
    <w:lvl w:ilvl="4" w:tentative="0">
      <w:start w:val="1"/>
      <w:numFmt w:val="bullet"/>
      <w:lvlText w:val=""/>
      <w:lvlJc w:val="left"/>
      <w:pPr>
        <w:ind w:left="2526" w:hanging="420"/>
      </w:pPr>
      <w:rPr>
        <w:rFonts w:hint="default" w:ascii="Wingdings" w:hAnsi="Wingdings"/>
      </w:rPr>
    </w:lvl>
    <w:lvl w:ilvl="5" w:tentative="0">
      <w:start w:val="1"/>
      <w:numFmt w:val="bullet"/>
      <w:lvlText w:val=""/>
      <w:lvlJc w:val="left"/>
      <w:pPr>
        <w:ind w:left="2946" w:hanging="420"/>
      </w:pPr>
      <w:rPr>
        <w:rFonts w:hint="default" w:ascii="Wingdings" w:hAnsi="Wingdings"/>
      </w:rPr>
    </w:lvl>
    <w:lvl w:ilvl="6" w:tentative="0">
      <w:start w:val="1"/>
      <w:numFmt w:val="bullet"/>
      <w:lvlText w:val=""/>
      <w:lvlJc w:val="left"/>
      <w:pPr>
        <w:ind w:left="3366" w:hanging="420"/>
      </w:pPr>
      <w:rPr>
        <w:rFonts w:hint="default" w:ascii="Wingdings" w:hAnsi="Wingdings"/>
      </w:rPr>
    </w:lvl>
    <w:lvl w:ilvl="7" w:tentative="0">
      <w:start w:val="1"/>
      <w:numFmt w:val="bullet"/>
      <w:lvlText w:val=""/>
      <w:lvlJc w:val="left"/>
      <w:pPr>
        <w:ind w:left="3786" w:hanging="420"/>
      </w:pPr>
      <w:rPr>
        <w:rFonts w:hint="default" w:ascii="Wingdings" w:hAnsi="Wingdings"/>
      </w:rPr>
    </w:lvl>
    <w:lvl w:ilvl="8" w:tentative="0">
      <w:start w:val="1"/>
      <w:numFmt w:val="bullet"/>
      <w:lvlText w:val=""/>
      <w:lvlJc w:val="left"/>
      <w:pPr>
        <w:ind w:left="4206" w:hanging="420"/>
      </w:pPr>
      <w:rPr>
        <w:rFonts w:hint="default" w:ascii="Wingdings" w:hAnsi="Wingdings"/>
      </w:rPr>
    </w:lvl>
  </w:abstractNum>
  <w:abstractNum w:abstractNumId="1">
    <w:nsid w:val="107926CC"/>
    <w:multiLevelType w:val="multilevel"/>
    <w:tmpl w:val="107926CC"/>
    <w:lvl w:ilvl="0" w:tentative="0">
      <w:start w:val="2"/>
      <w:numFmt w:val="decimal"/>
      <w:lvlText w:val="%1"/>
      <w:lvlJc w:val="left"/>
      <w:pPr>
        <w:ind w:left="585" w:hanging="585"/>
      </w:pPr>
      <w:rPr>
        <w:rFonts w:hint="default"/>
      </w:rPr>
    </w:lvl>
    <w:lvl w:ilvl="1" w:tentative="0">
      <w:start w:val="1"/>
      <w:numFmt w:val="decimal"/>
      <w:lvlText w:val="%1.%2"/>
      <w:lvlJc w:val="left"/>
      <w:pPr>
        <w:ind w:left="585" w:hanging="585"/>
      </w:pPr>
      <w:rPr>
        <w:rFonts w:hint="default"/>
      </w:rPr>
    </w:lvl>
    <w:lvl w:ilvl="2" w:tentative="0">
      <w:start w:val="1"/>
      <w:numFmt w:val="decimal"/>
      <w:lvlText w:val="%1.%2.%3"/>
      <w:lvlJc w:val="left"/>
      <w:pPr>
        <w:ind w:left="585" w:hanging="585"/>
      </w:pPr>
      <w:rPr>
        <w:rFonts w:hint="default"/>
      </w:rPr>
    </w:lvl>
    <w:lvl w:ilvl="3" w:tentative="0">
      <w:start w:val="1"/>
      <w:numFmt w:val="decimal"/>
      <w:lvlText w:val="%1.%2.%3.%4"/>
      <w:lvlJc w:val="left"/>
      <w:pPr>
        <w:ind w:left="585" w:hanging="585"/>
      </w:pPr>
      <w:rPr>
        <w:rFonts w:hint="default"/>
      </w:rPr>
    </w:lvl>
    <w:lvl w:ilvl="4" w:tentative="0">
      <w:start w:val="1"/>
      <w:numFmt w:val="decimal"/>
      <w:lvlText w:val="%1.%2.%3.%4.%5"/>
      <w:lvlJc w:val="left"/>
      <w:pPr>
        <w:ind w:left="585" w:hanging="585"/>
      </w:pPr>
      <w:rPr>
        <w:rFonts w:hint="default"/>
      </w:rPr>
    </w:lvl>
    <w:lvl w:ilvl="5" w:tentative="0">
      <w:start w:val="1"/>
      <w:numFmt w:val="decimal"/>
      <w:lvlText w:val="%1.%2.%3.%4.%5.%6"/>
      <w:lvlJc w:val="left"/>
      <w:pPr>
        <w:ind w:left="585" w:hanging="585"/>
      </w:pPr>
      <w:rPr>
        <w:rFonts w:hint="default"/>
      </w:rPr>
    </w:lvl>
    <w:lvl w:ilvl="6" w:tentative="0">
      <w:start w:val="1"/>
      <w:numFmt w:val="decimal"/>
      <w:lvlText w:val="%1.%2.%3.%4.%5.%6.%7"/>
      <w:lvlJc w:val="left"/>
      <w:pPr>
        <w:ind w:left="585" w:hanging="585"/>
      </w:pPr>
      <w:rPr>
        <w:rFonts w:hint="default"/>
      </w:rPr>
    </w:lvl>
    <w:lvl w:ilvl="7" w:tentative="0">
      <w:start w:val="1"/>
      <w:numFmt w:val="decimal"/>
      <w:lvlText w:val="%1.%2.%3.%4.%5.%6.%7.%8"/>
      <w:lvlJc w:val="left"/>
      <w:pPr>
        <w:ind w:left="585" w:hanging="585"/>
      </w:pPr>
      <w:rPr>
        <w:rFonts w:hint="default"/>
      </w:rPr>
    </w:lvl>
    <w:lvl w:ilvl="8" w:tentative="0">
      <w:start w:val="1"/>
      <w:numFmt w:val="decimal"/>
      <w:lvlText w:val="%1.%2.%3.%4.%5.%6.%7.%8.%9"/>
      <w:lvlJc w:val="left"/>
      <w:pPr>
        <w:ind w:left="585" w:hanging="585"/>
      </w:pPr>
      <w:rPr>
        <w:rFonts w:hint="default"/>
      </w:rPr>
    </w:lvl>
  </w:abstractNum>
  <w:abstractNum w:abstractNumId="2">
    <w:nsid w:val="437470BD"/>
    <w:multiLevelType w:val="multilevel"/>
    <w:tmpl w:val="437470B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色。">
    <w15:presenceInfo w15:providerId="WPS Office" w15:userId="29651305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49219A"/>
    <w:rsid w:val="0049219A"/>
    <w:rsid w:val="08EA6FF1"/>
    <w:rsid w:val="0A15756B"/>
    <w:rsid w:val="1B004ADD"/>
    <w:rsid w:val="26E5747A"/>
    <w:rsid w:val="2CD14634"/>
    <w:rsid w:val="31496C10"/>
    <w:rsid w:val="492B395D"/>
    <w:rsid w:val="55777A81"/>
    <w:rsid w:val="60D26432"/>
    <w:rsid w:val="69E30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semiHidden="0" w:name="toc 4"/>
    <w:lsdException w:uiPriority="39" w:semiHidden="0" w:name="toc 5"/>
    <w:lsdException w:qFormat="1" w:uiPriority="39" w:semiHidden="0" w:name="toc 6"/>
    <w:lsdException w:uiPriority="39" w:semiHidden="0" w:name="toc 7"/>
    <w:lsdException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qFormat/>
    <w:uiPriority w:val="9"/>
    <w:pPr>
      <w:widowControl/>
      <w:spacing w:before="100" w:beforeAutospacing="1" w:after="100" w:afterAutospacing="1" w:line="276" w:lineRule="auto"/>
      <w:jc w:val="left"/>
      <w:outlineLvl w:val="2"/>
    </w:pPr>
    <w:rPr>
      <w:rFonts w:ascii="宋体" w:hAnsi="宋体" w:eastAsia="宋体" w:cs="宋体"/>
      <w:b/>
      <w:bCs/>
      <w:kern w:val="0"/>
      <w:sz w:val="27"/>
      <w:szCs w:val="27"/>
    </w:rPr>
  </w:style>
  <w:style w:type="paragraph" w:styleId="5">
    <w:name w:val="heading 4"/>
    <w:basedOn w:val="1"/>
    <w:next w:val="1"/>
    <w:link w:val="3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uiPriority w:val="39"/>
    <w:pPr>
      <w:spacing w:line="276" w:lineRule="auto"/>
      <w:ind w:left="1260"/>
      <w:jc w:val="left"/>
    </w:pPr>
    <w:rPr>
      <w:sz w:val="18"/>
      <w:szCs w:val="18"/>
    </w:rPr>
  </w:style>
  <w:style w:type="paragraph" w:styleId="7">
    <w:name w:val="caption"/>
    <w:basedOn w:val="1"/>
    <w:next w:val="1"/>
    <w:unhideWhenUsed/>
    <w:qFormat/>
    <w:uiPriority w:val="0"/>
    <w:pPr>
      <w:widowControl/>
      <w:spacing w:line="276" w:lineRule="auto"/>
      <w:contextualSpacing/>
      <w:jc w:val="left"/>
    </w:pPr>
    <w:rPr>
      <w:rFonts w:ascii="Arial" w:hAnsi="Arial" w:eastAsia="黑体" w:cs="Arial"/>
      <w:kern w:val="0"/>
      <w:sz w:val="20"/>
      <w:lang w:val="zh-CN"/>
    </w:rPr>
  </w:style>
  <w:style w:type="paragraph" w:styleId="8">
    <w:name w:val="toc 5"/>
    <w:basedOn w:val="1"/>
    <w:next w:val="1"/>
    <w:unhideWhenUsed/>
    <w:uiPriority w:val="39"/>
    <w:pPr>
      <w:spacing w:line="276" w:lineRule="auto"/>
      <w:ind w:left="840"/>
      <w:jc w:val="left"/>
    </w:pPr>
    <w:rPr>
      <w:sz w:val="18"/>
      <w:szCs w:val="18"/>
    </w:rPr>
  </w:style>
  <w:style w:type="paragraph" w:styleId="9">
    <w:name w:val="toc 3"/>
    <w:basedOn w:val="1"/>
    <w:next w:val="1"/>
    <w:unhideWhenUsed/>
    <w:qFormat/>
    <w:uiPriority w:val="39"/>
    <w:pPr>
      <w:spacing w:line="276" w:lineRule="auto"/>
      <w:ind w:left="420"/>
      <w:jc w:val="left"/>
    </w:pPr>
    <w:rPr>
      <w:i/>
      <w:iCs/>
      <w:sz w:val="20"/>
      <w:szCs w:val="20"/>
    </w:rPr>
  </w:style>
  <w:style w:type="paragraph" w:styleId="10">
    <w:name w:val="toc 8"/>
    <w:basedOn w:val="1"/>
    <w:next w:val="1"/>
    <w:unhideWhenUsed/>
    <w:uiPriority w:val="39"/>
    <w:pPr>
      <w:spacing w:line="276" w:lineRule="auto"/>
      <w:ind w:left="1470"/>
      <w:jc w:val="left"/>
    </w:pPr>
    <w:rPr>
      <w:sz w:val="18"/>
      <w:szCs w:val="18"/>
    </w:rPr>
  </w:style>
  <w:style w:type="paragraph" w:styleId="11">
    <w:name w:val="Date"/>
    <w:basedOn w:val="1"/>
    <w:next w:val="1"/>
    <w:link w:val="45"/>
    <w:semiHidden/>
    <w:unhideWhenUsed/>
    <w:uiPriority w:val="99"/>
    <w:pPr>
      <w:spacing w:before="320" w:after="80" w:line="276" w:lineRule="auto"/>
      <w:ind w:left="100" w:leftChars="2500"/>
    </w:pPr>
  </w:style>
  <w:style w:type="paragraph" w:styleId="12">
    <w:name w:val="Balloon Text"/>
    <w:basedOn w:val="1"/>
    <w:link w:val="35"/>
    <w:semiHidden/>
    <w:unhideWhenUsed/>
    <w:qFormat/>
    <w:uiPriority w:val="99"/>
    <w:pPr>
      <w:spacing w:before="320" w:after="80" w:line="276" w:lineRule="auto"/>
    </w:pPr>
    <w:rPr>
      <w:sz w:val="18"/>
      <w:szCs w:val="18"/>
    </w:rPr>
  </w:style>
  <w:style w:type="paragraph" w:styleId="13">
    <w:name w:val="footer"/>
    <w:basedOn w:val="1"/>
    <w:link w:val="30"/>
    <w:unhideWhenUsed/>
    <w:qFormat/>
    <w:uiPriority w:val="99"/>
    <w:pPr>
      <w:tabs>
        <w:tab w:val="center" w:pos="4153"/>
        <w:tab w:val="right" w:pos="8306"/>
      </w:tabs>
      <w:snapToGrid w:val="0"/>
      <w:jc w:val="left"/>
    </w:pPr>
    <w:rPr>
      <w:sz w:val="18"/>
      <w:szCs w:val="18"/>
    </w:rPr>
  </w:style>
  <w:style w:type="paragraph" w:styleId="14">
    <w:name w:val="header"/>
    <w:basedOn w:val="1"/>
    <w:link w:val="29"/>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uiPriority w:val="39"/>
    <w:pPr>
      <w:spacing w:before="120" w:after="120" w:line="276" w:lineRule="auto"/>
      <w:jc w:val="left"/>
    </w:pPr>
    <w:rPr>
      <w:b/>
      <w:bCs/>
      <w:caps/>
      <w:sz w:val="20"/>
      <w:szCs w:val="20"/>
    </w:rPr>
  </w:style>
  <w:style w:type="paragraph" w:styleId="16">
    <w:name w:val="toc 4"/>
    <w:basedOn w:val="1"/>
    <w:next w:val="1"/>
    <w:unhideWhenUsed/>
    <w:uiPriority w:val="39"/>
    <w:pPr>
      <w:spacing w:line="276" w:lineRule="auto"/>
      <w:ind w:left="630"/>
      <w:jc w:val="left"/>
    </w:pPr>
    <w:rPr>
      <w:sz w:val="18"/>
      <w:szCs w:val="18"/>
    </w:rPr>
  </w:style>
  <w:style w:type="paragraph" w:styleId="17">
    <w:name w:val="toc 6"/>
    <w:basedOn w:val="1"/>
    <w:next w:val="1"/>
    <w:unhideWhenUsed/>
    <w:qFormat/>
    <w:uiPriority w:val="39"/>
    <w:pPr>
      <w:spacing w:line="276" w:lineRule="auto"/>
      <w:ind w:left="1050"/>
      <w:jc w:val="left"/>
    </w:pPr>
    <w:rPr>
      <w:sz w:val="18"/>
      <w:szCs w:val="18"/>
    </w:rPr>
  </w:style>
  <w:style w:type="paragraph" w:styleId="18">
    <w:name w:val="toc 2"/>
    <w:basedOn w:val="1"/>
    <w:next w:val="1"/>
    <w:unhideWhenUsed/>
    <w:uiPriority w:val="39"/>
    <w:pPr>
      <w:spacing w:line="276" w:lineRule="auto"/>
      <w:ind w:left="210"/>
      <w:jc w:val="left"/>
    </w:pPr>
    <w:rPr>
      <w:smallCaps/>
      <w:sz w:val="20"/>
      <w:szCs w:val="20"/>
    </w:rPr>
  </w:style>
  <w:style w:type="paragraph" w:styleId="19">
    <w:name w:val="toc 9"/>
    <w:basedOn w:val="1"/>
    <w:next w:val="1"/>
    <w:unhideWhenUsed/>
    <w:qFormat/>
    <w:uiPriority w:val="39"/>
    <w:pPr>
      <w:spacing w:line="276" w:lineRule="auto"/>
      <w:ind w:left="1680"/>
      <w:jc w:val="left"/>
    </w:pPr>
    <w:rPr>
      <w:sz w:val="18"/>
      <w:szCs w:val="18"/>
    </w:rPr>
  </w:style>
  <w:style w:type="paragraph" w:styleId="20">
    <w:name w:val="HTML Preformatted"/>
    <w:basedOn w:val="1"/>
    <w:link w:val="48"/>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21">
    <w:name w:val="Normal (Web)"/>
    <w:basedOn w:val="1"/>
    <w:unhideWhenUsed/>
    <w:qFormat/>
    <w:uiPriority w:val="99"/>
    <w:pPr>
      <w:widowControl/>
      <w:spacing w:before="100" w:beforeAutospacing="1" w:after="100" w:afterAutospacing="1" w:line="276" w:lineRule="auto"/>
      <w:jc w:val="left"/>
    </w:pPr>
    <w:rPr>
      <w:rFonts w:ascii="宋体" w:hAnsi="宋体" w:eastAsia="宋体" w:cs="宋体"/>
      <w:kern w:val="0"/>
      <w:sz w:val="24"/>
      <w:szCs w:val="24"/>
    </w:rPr>
  </w:style>
  <w:style w:type="table" w:styleId="23">
    <w:name w:val="Table Grid"/>
    <w:basedOn w:val="22"/>
    <w:qFormat/>
    <w:uiPriority w:val="59"/>
    <w:pPr>
      <w:spacing w:before="320" w:after="80" w:line="276"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25">
    <w:name w:val="Strong"/>
    <w:basedOn w:val="24"/>
    <w:qFormat/>
    <w:uiPriority w:val="22"/>
    <w:rPr>
      <w:b/>
      <w:bCs/>
    </w:rPr>
  </w:style>
  <w:style w:type="character" w:styleId="26">
    <w:name w:val="FollowedHyperlink"/>
    <w:basedOn w:val="24"/>
    <w:semiHidden/>
    <w:unhideWhenUsed/>
    <w:qFormat/>
    <w:uiPriority w:val="99"/>
    <w:rPr>
      <w:color w:val="800080" w:themeColor="followedHyperlink"/>
      <w:u w:val="single"/>
    </w:rPr>
  </w:style>
  <w:style w:type="character" w:styleId="27">
    <w:name w:val="Hyperlink"/>
    <w:basedOn w:val="24"/>
    <w:unhideWhenUsed/>
    <w:qFormat/>
    <w:uiPriority w:val="99"/>
    <w:rPr>
      <w:color w:val="0000FF"/>
      <w:u w:val="single"/>
    </w:rPr>
  </w:style>
  <w:style w:type="character" w:styleId="28">
    <w:name w:val="HTML Code"/>
    <w:basedOn w:val="24"/>
    <w:semiHidden/>
    <w:unhideWhenUsed/>
    <w:qFormat/>
    <w:uiPriority w:val="99"/>
    <w:rPr>
      <w:rFonts w:ascii="宋体" w:hAnsi="宋体" w:eastAsia="宋体" w:cs="宋体"/>
      <w:sz w:val="24"/>
      <w:szCs w:val="24"/>
    </w:rPr>
  </w:style>
  <w:style w:type="character" w:customStyle="1" w:styleId="29">
    <w:name w:val="页眉 Char"/>
    <w:basedOn w:val="24"/>
    <w:link w:val="14"/>
    <w:semiHidden/>
    <w:qFormat/>
    <w:uiPriority w:val="99"/>
    <w:rPr>
      <w:sz w:val="18"/>
      <w:szCs w:val="18"/>
    </w:rPr>
  </w:style>
  <w:style w:type="character" w:customStyle="1" w:styleId="30">
    <w:name w:val="页脚 Char"/>
    <w:basedOn w:val="24"/>
    <w:link w:val="13"/>
    <w:qFormat/>
    <w:uiPriority w:val="99"/>
    <w:rPr>
      <w:sz w:val="18"/>
      <w:szCs w:val="18"/>
    </w:rPr>
  </w:style>
  <w:style w:type="character" w:customStyle="1" w:styleId="31">
    <w:name w:val="标题 1 Char"/>
    <w:basedOn w:val="24"/>
    <w:link w:val="2"/>
    <w:qFormat/>
    <w:uiPriority w:val="9"/>
    <w:rPr>
      <w:b/>
      <w:bCs/>
      <w:kern w:val="44"/>
      <w:sz w:val="44"/>
      <w:szCs w:val="44"/>
    </w:rPr>
  </w:style>
  <w:style w:type="character" w:customStyle="1" w:styleId="32">
    <w:name w:val="标题 2 Char"/>
    <w:basedOn w:val="24"/>
    <w:link w:val="3"/>
    <w:qFormat/>
    <w:uiPriority w:val="9"/>
    <w:rPr>
      <w:rFonts w:asciiTheme="majorHAnsi" w:hAnsiTheme="majorHAnsi" w:eastAsiaTheme="majorEastAsia" w:cstheme="majorBidi"/>
      <w:b/>
      <w:bCs/>
      <w:sz w:val="32"/>
      <w:szCs w:val="32"/>
    </w:rPr>
  </w:style>
  <w:style w:type="character" w:customStyle="1" w:styleId="33">
    <w:name w:val="标题 3 Char"/>
    <w:basedOn w:val="24"/>
    <w:link w:val="4"/>
    <w:qFormat/>
    <w:uiPriority w:val="9"/>
    <w:rPr>
      <w:rFonts w:ascii="宋体" w:hAnsi="宋体" w:eastAsia="宋体" w:cs="宋体"/>
      <w:b/>
      <w:bCs/>
      <w:kern w:val="0"/>
      <w:sz w:val="27"/>
      <w:szCs w:val="27"/>
    </w:rPr>
  </w:style>
  <w:style w:type="character" w:customStyle="1" w:styleId="34">
    <w:name w:val="标题 4 Char"/>
    <w:basedOn w:val="24"/>
    <w:link w:val="5"/>
    <w:qFormat/>
    <w:uiPriority w:val="9"/>
    <w:rPr>
      <w:rFonts w:asciiTheme="majorHAnsi" w:hAnsiTheme="majorHAnsi" w:eastAsiaTheme="majorEastAsia" w:cstheme="majorBidi"/>
      <w:b/>
      <w:bCs/>
      <w:sz w:val="28"/>
      <w:szCs w:val="28"/>
    </w:rPr>
  </w:style>
  <w:style w:type="character" w:customStyle="1" w:styleId="35">
    <w:name w:val="批注框文本 Char"/>
    <w:basedOn w:val="24"/>
    <w:link w:val="12"/>
    <w:semiHidden/>
    <w:qFormat/>
    <w:uiPriority w:val="99"/>
    <w:rPr>
      <w:sz w:val="18"/>
      <w:szCs w:val="18"/>
    </w:rPr>
  </w:style>
  <w:style w:type="paragraph" w:styleId="36">
    <w:name w:val="List Paragraph"/>
    <w:basedOn w:val="1"/>
    <w:qFormat/>
    <w:uiPriority w:val="34"/>
    <w:pPr>
      <w:spacing w:before="320" w:after="80" w:line="276" w:lineRule="auto"/>
      <w:ind w:firstLine="420" w:firstLineChars="200"/>
    </w:pPr>
  </w:style>
  <w:style w:type="character" w:styleId="37">
    <w:name w:val="Placeholder Text"/>
    <w:basedOn w:val="24"/>
    <w:semiHidden/>
    <w:qFormat/>
    <w:uiPriority w:val="99"/>
    <w:rPr>
      <w:color w:val="808080"/>
    </w:rPr>
  </w:style>
  <w:style w:type="character" w:customStyle="1" w:styleId="38">
    <w:name w:val="math"/>
    <w:basedOn w:val="24"/>
    <w:qFormat/>
    <w:uiPriority w:val="0"/>
  </w:style>
  <w:style w:type="character" w:customStyle="1" w:styleId="39">
    <w:name w:val="mi"/>
    <w:basedOn w:val="24"/>
    <w:qFormat/>
    <w:uiPriority w:val="0"/>
  </w:style>
  <w:style w:type="character" w:customStyle="1" w:styleId="40">
    <w:name w:val="mjx_assistive_mathml"/>
    <w:basedOn w:val="24"/>
    <w:qFormat/>
    <w:uiPriority w:val="0"/>
  </w:style>
  <w:style w:type="character" w:customStyle="1" w:styleId="41">
    <w:name w:val="mo"/>
    <w:basedOn w:val="24"/>
    <w:qFormat/>
    <w:uiPriority w:val="0"/>
  </w:style>
  <w:style w:type="character" w:customStyle="1" w:styleId="42">
    <w:name w:val="mtext"/>
    <w:basedOn w:val="24"/>
    <w:qFormat/>
    <w:uiPriority w:val="0"/>
  </w:style>
  <w:style w:type="character" w:customStyle="1" w:styleId="43">
    <w:name w:val="msqrt"/>
    <w:basedOn w:val="24"/>
    <w:qFormat/>
    <w:uiPriority w:val="0"/>
  </w:style>
  <w:style w:type="character" w:customStyle="1" w:styleId="44">
    <w:name w:val="mn"/>
    <w:basedOn w:val="24"/>
    <w:qFormat/>
    <w:uiPriority w:val="0"/>
  </w:style>
  <w:style w:type="character" w:customStyle="1" w:styleId="45">
    <w:name w:val="日期 Char"/>
    <w:basedOn w:val="24"/>
    <w:link w:val="11"/>
    <w:semiHidden/>
    <w:qFormat/>
    <w:uiPriority w:val="99"/>
  </w:style>
  <w:style w:type="character" w:customStyle="1" w:styleId="46">
    <w:name w:val="transsent"/>
    <w:basedOn w:val="24"/>
    <w:qFormat/>
    <w:uiPriority w:val="0"/>
  </w:style>
  <w:style w:type="character" w:customStyle="1" w:styleId="47">
    <w:name w:val="fontstyle11"/>
    <w:basedOn w:val="24"/>
    <w:qFormat/>
    <w:uiPriority w:val="0"/>
    <w:rPr>
      <w:rFonts w:hint="eastAsia" w:ascii="宋体" w:hAnsi="宋体" w:eastAsia="宋体"/>
      <w:color w:val="000000"/>
      <w:sz w:val="22"/>
      <w:szCs w:val="22"/>
    </w:rPr>
  </w:style>
  <w:style w:type="character" w:customStyle="1" w:styleId="48">
    <w:name w:val="HTML 预设格式 Char"/>
    <w:basedOn w:val="24"/>
    <w:link w:val="20"/>
    <w:semiHidden/>
    <w:qFormat/>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3" Type="http://schemas.microsoft.com/office/2011/relationships/people" Target="people.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jpe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6967</Words>
  <Characters>39713</Characters>
  <Lines>330</Lines>
  <Paragraphs>93</Paragraphs>
  <TotalTime>70</TotalTime>
  <ScaleCrop>false</ScaleCrop>
  <LinksUpToDate>false</LinksUpToDate>
  <CharactersWithSpaces>46587</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2020-03-25T02:08:00Z</dcterms:created>
  <dc:creator>Administrator</dc:creator>
  <cp:lastModifiedBy>白色。</cp:lastModifiedBy>
  <dcterms:modified xsi:type="dcterms:W3CDTF">2020-10-20T07:58:09Z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